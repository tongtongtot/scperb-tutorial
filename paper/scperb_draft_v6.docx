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D122D5" w:rsidRDefault="007072E7" w:rsidP="00232C59">
      <w:pPr>
        <w:pStyle w:val="a5"/>
        <w:spacing w:before="120"/>
        <w:rPr>
          <w:rFonts w:ascii="Times New Roman" w:hAnsi="Times New Roman" w:cs="Times New Roman"/>
          <w:color w:val="000000" w:themeColor="text1"/>
          <w:sz w:val="28"/>
          <w:szCs w:val="28"/>
          <w:lang w:eastAsia="zh-CN"/>
        </w:rPr>
        <w:sectPr w:rsidR="00E20A52" w:rsidRPr="00D122D5">
          <w:footerReference w:type="even" r:id="rId8"/>
          <w:footerReference w:type="default" r:id="rId9"/>
          <w:pgSz w:w="12240" w:h="15840"/>
          <w:pgMar w:top="1440" w:right="1800" w:bottom="1440" w:left="1800" w:header="720" w:footer="720" w:gutter="0"/>
          <w:cols w:space="720"/>
        </w:sectPr>
      </w:pPr>
      <w:bookmarkStart w:id="1" w:name="scperb"/>
      <w:r w:rsidRPr="00D122D5">
        <w:rPr>
          <w:rFonts w:ascii="Times New Roman" w:hAnsi="Times New Roman" w:cs="Times New Roman"/>
          <w:color w:val="000000" w:themeColor="text1"/>
          <w:sz w:val="28"/>
          <w:szCs w:val="28"/>
        </w:rPr>
        <w:t xml:space="preserve">scPerb: single-cell perturbation </w:t>
      </w:r>
      <w:r w:rsidR="007C20B5" w:rsidRPr="00D122D5">
        <w:rPr>
          <w:rFonts w:ascii="Times New Roman" w:hAnsi="Times New Roman" w:cs="Times New Roman"/>
          <w:color w:val="000000" w:themeColor="text1"/>
          <w:sz w:val="28"/>
          <w:szCs w:val="28"/>
        </w:rPr>
        <w:t>via</w:t>
      </w:r>
      <w:r w:rsidRPr="00D122D5">
        <w:rPr>
          <w:rFonts w:ascii="Times New Roman" w:hAnsi="Times New Roman" w:cs="Times New Roman"/>
          <w:color w:val="000000" w:themeColor="text1"/>
          <w:sz w:val="28"/>
          <w:szCs w:val="28"/>
        </w:rPr>
        <w:t xml:space="preserve"> style transfer</w:t>
      </w:r>
      <w:r w:rsidR="00052699" w:rsidRPr="00D122D5">
        <w:rPr>
          <w:rFonts w:ascii="Times New Roman" w:hAnsi="Times New Roman" w:cs="Times New Roman"/>
          <w:color w:val="000000" w:themeColor="text1"/>
          <w:sz w:val="28"/>
          <w:szCs w:val="28"/>
        </w:rPr>
        <w:t>-</w:t>
      </w:r>
      <w:r w:rsidRPr="00D122D5">
        <w:rPr>
          <w:rFonts w:ascii="Times New Roman" w:hAnsi="Times New Roman" w:cs="Times New Roman"/>
          <w:color w:val="000000" w:themeColor="text1"/>
          <w:sz w:val="28"/>
          <w:szCs w:val="28"/>
        </w:rPr>
        <w:t>based variational autoencoder</w:t>
      </w:r>
    </w:p>
    <w:p w14:paraId="694B14EF" w14:textId="1A903B57" w:rsidR="00764DD9" w:rsidRPr="002D6398" w:rsidRDefault="00E20A52" w:rsidP="0064454D">
      <w:pPr>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Zijia Tang</w:t>
      </w:r>
      <w:r w:rsidRPr="002D6398">
        <w:rPr>
          <w:rFonts w:ascii="Times New Roman" w:eastAsia="Calibri" w:hAnsi="Times New Roman" w:cs="Times New Roman"/>
          <w:sz w:val="22"/>
          <w:szCs w:val="22"/>
        </w:rPr>
        <w:br/>
        <w:t xml:space="preserve"> Guangdong Experimental High School</w:t>
      </w:r>
      <w:r w:rsidRPr="002D6398">
        <w:rPr>
          <w:rFonts w:ascii="Times New Roman" w:eastAsia="Calibri" w:hAnsi="Times New Roman" w:cs="Times New Roman"/>
          <w:sz w:val="22"/>
          <w:szCs w:val="22"/>
        </w:rPr>
        <w:br/>
        <w:t xml:space="preserve"> Guangzhou</w:t>
      </w:r>
      <w:r w:rsidR="008F1796"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Guangdong</w:t>
      </w:r>
      <w:r w:rsidR="002864EF"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China</w:t>
      </w:r>
      <w:r w:rsidRPr="002D6398">
        <w:rPr>
          <w:rFonts w:ascii="Times New Roman" w:eastAsia="Calibri" w:hAnsi="Times New Roman" w:cs="Times New Roman"/>
          <w:sz w:val="22"/>
          <w:szCs w:val="22"/>
        </w:rPr>
        <w:br/>
        <w:t xml:space="preserve"> zijiatang2006@gmail.com</w:t>
      </w:r>
    </w:p>
    <w:p w14:paraId="2142D1F7" w14:textId="1FF281D6" w:rsidR="00E20A52" w:rsidRPr="002D6398" w:rsidRDefault="00E20A52" w:rsidP="00E20A52">
      <w:pPr>
        <w:spacing w:before="280" w:after="160"/>
        <w:jc w:val="center"/>
        <w:rPr>
          <w:rFonts w:ascii="Times New Roman" w:eastAsia="Calibri" w:hAnsi="Times New Roman" w:cs="Times New Roman"/>
          <w:sz w:val="22"/>
          <w:szCs w:val="22"/>
        </w:rPr>
      </w:pPr>
      <w:r w:rsidRPr="002D6398">
        <w:rPr>
          <w:rFonts w:ascii="Times New Roman" w:eastAsia="Calibri" w:hAnsi="Times New Roman" w:cs="Times New Roman"/>
          <w:sz w:val="22"/>
          <w:szCs w:val="22"/>
        </w:rPr>
        <w:t>Qianqian Song</w:t>
      </w:r>
      <w:r w:rsidRPr="002D6398">
        <w:rPr>
          <w:rFonts w:ascii="Times New Roman" w:eastAsia="Calibri" w:hAnsi="Times New Roman" w:cs="Times New Roman"/>
          <w:sz w:val="22"/>
          <w:szCs w:val="22"/>
          <w:lang w:eastAsia="zh-CN"/>
        </w:rPr>
        <w:t>*</w:t>
      </w:r>
      <w:r w:rsidRPr="002D6398">
        <w:rPr>
          <w:rFonts w:ascii="Times New Roman" w:eastAsia="Calibri" w:hAnsi="Times New Roman" w:cs="Times New Roman"/>
          <w:sz w:val="22"/>
          <w:szCs w:val="22"/>
        </w:rPr>
        <w:br/>
        <w:t xml:space="preserve"> Department of Cancer Biology</w:t>
      </w:r>
      <w:r w:rsidR="00135438" w:rsidRPr="002D6398">
        <w:rPr>
          <w:rFonts w:ascii="Times New Roman" w:eastAsia="Calibri" w:hAnsi="Times New Roman" w:cs="Times New Roman"/>
          <w:sz w:val="22"/>
          <w:szCs w:val="22"/>
        </w:rPr>
        <w:t>,</w:t>
      </w:r>
      <w:r w:rsidRPr="002D6398">
        <w:rPr>
          <w:rFonts w:ascii="Times New Roman" w:eastAsia="Calibri" w:hAnsi="Times New Roman" w:cs="Times New Roman"/>
          <w:sz w:val="22"/>
          <w:szCs w:val="22"/>
        </w:rPr>
        <w:t xml:space="preserve"> Wake Forest University School of Medicine</w:t>
      </w:r>
      <w:r w:rsidRPr="002D6398">
        <w:rPr>
          <w:rFonts w:ascii="Times New Roman" w:eastAsia="Calibri" w:hAnsi="Times New Roman" w:cs="Times New Roman"/>
          <w:sz w:val="22"/>
          <w:szCs w:val="22"/>
        </w:rPr>
        <w:br/>
        <w:t xml:space="preserve"> Winston-Salem, NC, USA</w:t>
      </w:r>
      <w:r w:rsidRPr="002D6398">
        <w:rPr>
          <w:rFonts w:ascii="Times New Roman" w:eastAsia="Calibri" w:hAnsi="Times New Roman" w:cs="Times New Roman"/>
          <w:sz w:val="22"/>
          <w:szCs w:val="22"/>
        </w:rPr>
        <w:br/>
        <w:t xml:space="preserve"> qsong@wakehealth.edu</w:t>
      </w:r>
    </w:p>
    <w:p w14:paraId="1F2CF239" w14:textId="77777777" w:rsidR="00E20A52" w:rsidRPr="002F5351" w:rsidRDefault="00E20A52" w:rsidP="00E20A52">
      <w:pPr>
        <w:rPr>
          <w:rFonts w:ascii="Times New Roman" w:hAnsi="Times New Roman" w:cs="Times New Roman"/>
          <w:b/>
          <w:bCs/>
          <w:sz w:val="44"/>
          <w:szCs w:val="44"/>
        </w:rPr>
        <w:sectPr w:rsidR="00E20A52" w:rsidRPr="002F5351" w:rsidSect="0064454D">
          <w:type w:val="continuous"/>
          <w:pgSz w:w="12240" w:h="15840"/>
          <w:pgMar w:top="1440" w:right="1800" w:bottom="1440" w:left="1800" w:header="720" w:footer="720" w:gutter="0"/>
          <w:cols w:num="2" w:space="720"/>
        </w:sectPr>
      </w:pPr>
    </w:p>
    <w:p w14:paraId="4F3D2538" w14:textId="77777777" w:rsidR="00E20A52" w:rsidRPr="002F5351" w:rsidRDefault="00E20A52" w:rsidP="0064454D">
      <w:pPr>
        <w:rPr>
          <w:rFonts w:ascii="Times New Roman" w:hAnsi="Times New Roman" w:cs="Times New Roman"/>
          <w:b/>
          <w:bCs/>
          <w:sz w:val="44"/>
          <w:szCs w:val="44"/>
        </w:rPr>
      </w:pPr>
    </w:p>
    <w:p w14:paraId="019DD8B5" w14:textId="3F2A343B" w:rsidR="00764DD9" w:rsidRPr="00134AEA" w:rsidRDefault="000A6373" w:rsidP="0064454D">
      <w:pPr>
        <w:pStyle w:val="af"/>
        <w:ind w:firstLineChars="0" w:firstLine="0"/>
        <w:rPr>
          <w:rFonts w:ascii="Times New Roman" w:hAnsi="Times New Roman" w:cs="Times New Roman"/>
          <w:b/>
          <w:bCs/>
          <w:sz w:val="28"/>
          <w:szCs w:val="28"/>
        </w:rPr>
      </w:pPr>
      <w:r w:rsidRPr="00134AEA">
        <w:rPr>
          <w:rFonts w:ascii="Times New Roman" w:hAnsi="Times New Roman" w:cs="Times New Roman"/>
          <w:b/>
          <w:bCs/>
          <w:sz w:val="28"/>
          <w:szCs w:val="28"/>
        </w:rPr>
        <w:t>ABSTRACT</w:t>
      </w:r>
    </w:p>
    <w:p w14:paraId="69740172" w14:textId="466D82C1" w:rsidR="00764DD9" w:rsidRDefault="00141A98" w:rsidP="00B328B4">
      <w:pPr>
        <w:jc w:val="both"/>
        <w:rPr>
          <w:rFonts w:ascii="Times New Roman" w:hAnsi="Times New Roman" w:cs="Times New Roman"/>
        </w:rPr>
      </w:pPr>
      <w:r w:rsidRPr="005441AA">
        <w:rPr>
          <w:rFonts w:ascii="Times New Roman" w:hAnsi="Times New Roman" w:cs="Times New Roman"/>
        </w:rPr>
        <w:t xml:space="preserve">The accurate prediction of cellular responses to perturbations </w:t>
      </w:r>
      <w:r w:rsidR="009E4E20">
        <w:rPr>
          <w:rFonts w:ascii="Times New Roman" w:hAnsi="Times New Roman" w:cs="Times New Roman"/>
        </w:rPr>
        <w:t xml:space="preserve">faces </w:t>
      </w:r>
      <w:r w:rsidR="00403F17">
        <w:rPr>
          <w:rFonts w:ascii="Times New Roman" w:hAnsi="Times New Roman" w:cs="Times New Roman"/>
        </w:rPr>
        <w:t xml:space="preserve">great </w:t>
      </w:r>
      <w:r w:rsidR="00274AE8">
        <w:rPr>
          <w:rFonts w:ascii="Times New Roman" w:hAnsi="Times New Roman" w:cs="Times New Roman" w:hint="eastAsia"/>
          <w:lang w:eastAsia="zh-CN"/>
        </w:rPr>
        <w:t>challenges</w:t>
      </w:r>
      <w:r w:rsidRPr="005441AA">
        <w:rPr>
          <w:rFonts w:ascii="Times New Roman" w:hAnsi="Times New Roman" w:cs="Times New Roman"/>
        </w:rPr>
        <w:t xml:space="preserve"> in computational biology. </w:t>
      </w:r>
      <w:r w:rsidR="005C1C3F">
        <w:rPr>
          <w:rFonts w:ascii="Times New Roman" w:hAnsi="Times New Roman" w:cs="Times New Roman"/>
        </w:rPr>
        <w:t xml:space="preserve">To address this challenge, </w:t>
      </w:r>
      <w:r w:rsidR="00421D13">
        <w:rPr>
          <w:rFonts w:ascii="Times New Roman" w:hAnsi="Times New Roman" w:cs="Times New Roman"/>
        </w:rPr>
        <w:t>s</w:t>
      </w:r>
      <w:r w:rsidR="00630BC4">
        <w:rPr>
          <w:rFonts w:ascii="Times New Roman" w:hAnsi="Times New Roman" w:cs="Times New Roman"/>
        </w:rPr>
        <w:t>ome</w:t>
      </w:r>
      <w:r w:rsidR="00630BC4" w:rsidRPr="005441AA">
        <w:rPr>
          <w:rFonts w:ascii="Times New Roman" w:hAnsi="Times New Roman" w:cs="Times New Roman"/>
        </w:rPr>
        <w:t xml:space="preserve"> </w:t>
      </w:r>
      <w:r w:rsidRPr="005441AA">
        <w:rPr>
          <w:rFonts w:ascii="Times New Roman" w:hAnsi="Times New Roman" w:cs="Times New Roman"/>
        </w:rPr>
        <w:t xml:space="preserve">methodologies have been previously </w:t>
      </w:r>
      <w:r w:rsidR="00A90903">
        <w:rPr>
          <w:rFonts w:ascii="Times New Roman" w:hAnsi="Times New Roman" w:cs="Times New Roman"/>
        </w:rPr>
        <w:t>developed</w:t>
      </w:r>
      <w:r w:rsidRPr="005441AA">
        <w:rPr>
          <w:rFonts w:ascii="Times New Roman" w:hAnsi="Times New Roman" w:cs="Times New Roman"/>
        </w:rPr>
        <w:t xml:space="preserve">, including graph-based approaches, vector </w:t>
      </w:r>
      <w:r w:rsidR="00710B24" w:rsidRPr="005441AA">
        <w:rPr>
          <w:rFonts w:ascii="Times New Roman" w:hAnsi="Times New Roman" w:cs="Times New Roman"/>
        </w:rPr>
        <w:t>arithmetic</w:t>
      </w:r>
      <w:r w:rsidRPr="005441AA">
        <w:rPr>
          <w:rFonts w:ascii="Times New Roman" w:hAnsi="Times New Roman" w:cs="Times New Roman"/>
        </w:rPr>
        <w:t>, and neural networks. However, these methods</w:t>
      </w:r>
      <w:r w:rsidR="007A7EAA" w:rsidRPr="005441AA">
        <w:rPr>
          <w:rFonts w:ascii="Times New Roman" w:hAnsi="Times New Roman" w:cs="Times New Roman"/>
        </w:rPr>
        <w:t xml:space="preserve"> either mix</w:t>
      </w:r>
      <w:r w:rsidR="00E9205B">
        <w:rPr>
          <w:rFonts w:ascii="Times New Roman" w:hAnsi="Times New Roman" w:cs="Times New Roman"/>
        </w:rPr>
        <w:t xml:space="preserve"> </w:t>
      </w:r>
      <w:r w:rsidR="007A7EAA" w:rsidRPr="005441AA">
        <w:rPr>
          <w:rFonts w:ascii="Times New Roman" w:hAnsi="Times New Roman" w:cs="Times New Roman"/>
        </w:rPr>
        <w:t>the</w:t>
      </w:r>
      <w:r w:rsidR="00974706">
        <w:rPr>
          <w:rFonts w:ascii="Times New Roman" w:hAnsi="Times New Roman" w:cs="Times New Roman"/>
        </w:rPr>
        <w:t xml:space="preserve"> perturbation</w:t>
      </w:r>
      <w:r w:rsidR="007A7EAA" w:rsidRPr="005441AA">
        <w:rPr>
          <w:rFonts w:ascii="Times New Roman" w:hAnsi="Times New Roman" w:cs="Times New Roman"/>
        </w:rPr>
        <w:t xml:space="preserve">-related </w:t>
      </w:r>
      <w:r w:rsidR="00BC3114">
        <w:rPr>
          <w:rFonts w:ascii="Times New Roman" w:hAnsi="Times New Roman" w:cs="Times New Roman"/>
        </w:rPr>
        <w:t>variances</w:t>
      </w:r>
      <w:r w:rsidR="00F404C1" w:rsidRPr="005441AA">
        <w:rPr>
          <w:rFonts w:ascii="Times New Roman" w:hAnsi="Times New Roman" w:cs="Times New Roman"/>
        </w:rPr>
        <w:t xml:space="preserve"> </w:t>
      </w:r>
      <w:r w:rsidR="007A7EAA" w:rsidRPr="005441AA">
        <w:rPr>
          <w:rFonts w:ascii="Times New Roman" w:hAnsi="Times New Roman" w:cs="Times New Roman"/>
        </w:rPr>
        <w:t>with the cell-type</w:t>
      </w:r>
      <w:r w:rsidR="002169F7">
        <w:rPr>
          <w:rFonts w:ascii="Times New Roman" w:hAnsi="Times New Roman" w:cs="Times New Roman"/>
        </w:rPr>
        <w:t>-</w:t>
      </w:r>
      <w:r w:rsidR="0015442E">
        <w:rPr>
          <w:rFonts w:ascii="Times New Roman" w:hAnsi="Times New Roman" w:cs="Times New Roman"/>
        </w:rPr>
        <w:t xml:space="preserve">specific </w:t>
      </w:r>
      <w:r w:rsidR="009C16C9">
        <w:rPr>
          <w:rFonts w:ascii="Times New Roman" w:hAnsi="Times New Roman" w:cs="Times New Roman"/>
        </w:rPr>
        <w:t>patterns</w:t>
      </w:r>
      <w:r w:rsidR="007A7EAA" w:rsidRPr="005441AA">
        <w:rPr>
          <w:rFonts w:ascii="Times New Roman" w:hAnsi="Times New Roman" w:cs="Times New Roman"/>
        </w:rPr>
        <w:t xml:space="preserve"> or implicitly distinguish th</w:t>
      </w:r>
      <w:r w:rsidR="005B7D03">
        <w:rPr>
          <w:rFonts w:ascii="Times New Roman" w:hAnsi="Times New Roman" w:cs="Times New Roman"/>
        </w:rPr>
        <w:t xml:space="preserve">em </w:t>
      </w:r>
      <w:r w:rsidR="00B314A8">
        <w:rPr>
          <w:rFonts w:ascii="Times New Roman" w:hAnsi="Times New Roman" w:cs="Times New Roman"/>
        </w:rPr>
        <w:t>within</w:t>
      </w:r>
      <w:r w:rsidR="00B314A8" w:rsidRPr="005441AA">
        <w:rPr>
          <w:rFonts w:ascii="Times New Roman" w:hAnsi="Times New Roman" w:cs="Times New Roman"/>
        </w:rPr>
        <w:t xml:space="preserve"> </w:t>
      </w:r>
      <w:r w:rsidR="007A7EAA" w:rsidRPr="005441AA">
        <w:rPr>
          <w:rFonts w:ascii="Times New Roman" w:hAnsi="Times New Roman" w:cs="Times New Roman"/>
        </w:rPr>
        <w:t>black-box models</w:t>
      </w:r>
      <w:r w:rsidRPr="005441AA">
        <w:rPr>
          <w:rFonts w:ascii="Times New Roman" w:hAnsi="Times New Roman" w:cs="Times New Roman"/>
        </w:rPr>
        <w:t xml:space="preserve">. </w:t>
      </w:r>
      <w:r w:rsidR="007A7EAA" w:rsidRPr="005441AA">
        <w:rPr>
          <w:rFonts w:ascii="Times New Roman" w:hAnsi="Times New Roman" w:cs="Times New Roman"/>
        </w:rPr>
        <w:t xml:space="preserve">In this </w:t>
      </w:r>
      <w:r w:rsidR="00FD6784">
        <w:rPr>
          <w:rFonts w:ascii="Times New Roman" w:hAnsi="Times New Roman" w:cs="Times New Roman"/>
        </w:rPr>
        <w:t>work</w:t>
      </w:r>
      <w:r w:rsidR="007A7EAA" w:rsidRPr="005441AA">
        <w:rPr>
          <w:rFonts w:ascii="Times New Roman" w:hAnsi="Times New Roman" w:cs="Times New Roman"/>
        </w:rPr>
        <w:t xml:space="preserve">, </w:t>
      </w:r>
      <w:r w:rsidRPr="005441AA">
        <w:rPr>
          <w:rFonts w:ascii="Times New Roman" w:hAnsi="Times New Roman" w:cs="Times New Roman"/>
        </w:rPr>
        <w:t>we introduce a novel framework, scPerb</w:t>
      </w:r>
      <w:r w:rsidR="00506414">
        <w:rPr>
          <w:rFonts w:ascii="Times New Roman" w:hAnsi="Times New Roman" w:cs="Times New Roman"/>
        </w:rPr>
        <w:t>,</w:t>
      </w:r>
      <w:r w:rsidR="007A7EAA" w:rsidRPr="005441AA">
        <w:rPr>
          <w:rFonts w:ascii="Times New Roman" w:hAnsi="Times New Roman" w:cs="Times New Roman"/>
        </w:rPr>
        <w:t xml:space="preserve"> to explicitly extract the </w:t>
      </w:r>
      <w:r w:rsidR="00C25D27">
        <w:rPr>
          <w:rFonts w:ascii="Times New Roman" w:hAnsi="Times New Roman" w:cs="Times New Roman"/>
        </w:rPr>
        <w:t>perturbation</w:t>
      </w:r>
      <w:r w:rsidR="00FE0D90">
        <w:rPr>
          <w:rFonts w:ascii="Times New Roman" w:hAnsi="Times New Roman" w:cs="Times New Roman"/>
        </w:rPr>
        <w:t>-</w:t>
      </w:r>
      <w:r w:rsidR="00B964E3">
        <w:rPr>
          <w:rFonts w:ascii="Times New Roman" w:hAnsi="Times New Roman" w:cs="Times New Roman"/>
        </w:rPr>
        <w:t>related</w:t>
      </w:r>
      <w:r w:rsidR="007A7EAA" w:rsidRPr="005441AA">
        <w:rPr>
          <w:rFonts w:ascii="Times New Roman" w:hAnsi="Times New Roman" w:cs="Times New Roman"/>
        </w:rPr>
        <w:t xml:space="preserve"> </w:t>
      </w:r>
      <w:r w:rsidR="00B153F6">
        <w:rPr>
          <w:rFonts w:ascii="Times New Roman" w:hAnsi="Times New Roman" w:cs="Times New Roman"/>
        </w:rPr>
        <w:t>variances</w:t>
      </w:r>
      <w:r w:rsidR="009823CC" w:rsidRPr="005441AA">
        <w:rPr>
          <w:rFonts w:ascii="Times New Roman" w:hAnsi="Times New Roman" w:cs="Times New Roman"/>
        </w:rPr>
        <w:t xml:space="preserve"> </w:t>
      </w:r>
      <w:r w:rsidR="007A7EAA" w:rsidRPr="005441AA">
        <w:rPr>
          <w:rFonts w:ascii="Times New Roman" w:hAnsi="Times New Roman" w:cs="Times New Roman"/>
        </w:rPr>
        <w:t>and transfer them from control data to perturb</w:t>
      </w:r>
      <w:r w:rsidR="0022293E">
        <w:rPr>
          <w:rFonts w:ascii="Times New Roman" w:hAnsi="Times New Roman" w:cs="Times New Roman"/>
        </w:rPr>
        <w:t xml:space="preserve">ed data. </w:t>
      </w:r>
      <w:r w:rsidR="00550676">
        <w:rPr>
          <w:rFonts w:ascii="Times New Roman" w:hAnsi="Times New Roman" w:cs="Times New Roman"/>
        </w:rPr>
        <w:t>scPerb</w:t>
      </w:r>
      <w:r w:rsidR="003E320B">
        <w:rPr>
          <w:rFonts w:ascii="Times New Roman" w:hAnsi="Times New Roman" w:cs="Times New Roman"/>
        </w:rPr>
        <w:t xml:space="preserve"> adopts the </w:t>
      </w:r>
      <w:r w:rsidRPr="005441AA">
        <w:rPr>
          <w:rFonts w:ascii="Times New Roman" w:hAnsi="Times New Roman" w:cs="Times New Roman"/>
        </w:rPr>
        <w:t xml:space="preserve">style transfer </w:t>
      </w:r>
      <w:r w:rsidR="002A68F6">
        <w:rPr>
          <w:rFonts w:ascii="Times New Roman" w:hAnsi="Times New Roman" w:cs="Times New Roman"/>
        </w:rPr>
        <w:t>strategy</w:t>
      </w:r>
      <w:r w:rsidR="0061651A">
        <w:rPr>
          <w:rFonts w:ascii="Times New Roman" w:hAnsi="Times New Roman" w:cs="Times New Roman"/>
        </w:rPr>
        <w:t xml:space="preserve"> </w:t>
      </w:r>
      <w:r w:rsidR="00274AE8">
        <w:rPr>
          <w:rFonts w:ascii="Times New Roman" w:hAnsi="Times New Roman" w:cs="Times New Roman" w:hint="eastAsia"/>
          <w:lang w:eastAsia="zh-CN"/>
        </w:rPr>
        <w:t>by</w:t>
      </w:r>
      <w:r w:rsidR="002A341F">
        <w:rPr>
          <w:rFonts w:ascii="Times New Roman" w:hAnsi="Times New Roman" w:cs="Times New Roman"/>
        </w:rPr>
        <w:t xml:space="preserve"> </w:t>
      </w:r>
      <w:r w:rsidR="00114118">
        <w:rPr>
          <w:rFonts w:ascii="Times New Roman" w:hAnsi="Times New Roman" w:cs="Times New Roman"/>
        </w:rPr>
        <w:t>incorporating</w:t>
      </w:r>
      <w:r w:rsidR="006E53B4">
        <w:rPr>
          <w:rFonts w:ascii="Times New Roman" w:hAnsi="Times New Roman" w:cs="Times New Roman"/>
        </w:rPr>
        <w:t xml:space="preserve"> </w:t>
      </w:r>
      <w:r w:rsidR="00AC24FB">
        <w:rPr>
          <w:rFonts w:ascii="Times New Roman" w:hAnsi="Times New Roman" w:cs="Times New Roman"/>
        </w:rPr>
        <w:t>a</w:t>
      </w:r>
      <w:r w:rsidR="00423FA3">
        <w:rPr>
          <w:rFonts w:ascii="Times New Roman" w:hAnsi="Times New Roman" w:cs="Times New Roman"/>
        </w:rPr>
        <w:t xml:space="preserve"> style encoder</w:t>
      </w:r>
      <w:r w:rsidR="002A68F6" w:rsidRPr="005441AA">
        <w:rPr>
          <w:rFonts w:ascii="Times New Roman" w:hAnsi="Times New Roman" w:cs="Times New Roman"/>
        </w:rPr>
        <w:t xml:space="preserve"> </w:t>
      </w:r>
      <w:r w:rsidRPr="005441AA">
        <w:rPr>
          <w:rFonts w:ascii="Times New Roman" w:hAnsi="Times New Roman" w:cs="Times New Roman"/>
        </w:rPr>
        <w:t xml:space="preserve">into the architecture of </w:t>
      </w:r>
      <w:ins w:id="2" w:author="tang zijia" w:date="2023-09-10T21:41:00Z">
        <w:r w:rsidR="00FC00FF">
          <w:rPr>
            <w:rFonts w:ascii="Times New Roman" w:hAnsi="Times New Roman" w:cs="Times New Roman"/>
          </w:rPr>
          <w:t xml:space="preserve">a </w:t>
        </w:r>
      </w:ins>
      <w:r w:rsidRPr="005441AA">
        <w:rPr>
          <w:rFonts w:ascii="Times New Roman" w:hAnsi="Times New Roman" w:cs="Times New Roman"/>
        </w:rPr>
        <w:t>variational autoencode</w:t>
      </w:r>
      <w:r w:rsidR="00081BC4">
        <w:rPr>
          <w:rFonts w:ascii="Times New Roman" w:hAnsi="Times New Roman" w:cs="Times New Roman"/>
        </w:rPr>
        <w:t>r.</w:t>
      </w:r>
      <w:r w:rsidRPr="005441AA">
        <w:rPr>
          <w:rFonts w:ascii="Times New Roman" w:hAnsi="Times New Roman" w:cs="Times New Roman"/>
        </w:rPr>
        <w:t xml:space="preserve"> </w:t>
      </w:r>
      <w:r w:rsidR="00BB2D6A">
        <w:rPr>
          <w:rFonts w:ascii="Times New Roman" w:hAnsi="Times New Roman" w:cs="Times New Roman"/>
        </w:rPr>
        <w:t xml:space="preserve">Such style encoder </w:t>
      </w:r>
      <w:r w:rsidR="0062306A" w:rsidRPr="005441AA">
        <w:rPr>
          <w:rFonts w:ascii="Times New Roman" w:hAnsi="Times New Roman" w:cs="Times New Roman"/>
        </w:rPr>
        <w:t xml:space="preserve">accounts for the differences </w:t>
      </w:r>
      <w:r w:rsidR="004C542E">
        <w:rPr>
          <w:rFonts w:ascii="Times New Roman" w:hAnsi="Times New Roman" w:cs="Times New Roman"/>
        </w:rPr>
        <w:t>in</w:t>
      </w:r>
      <w:r w:rsidR="0062306A" w:rsidRPr="005441AA">
        <w:rPr>
          <w:rFonts w:ascii="Times New Roman" w:hAnsi="Times New Roman" w:cs="Times New Roman"/>
        </w:rPr>
        <w:t xml:space="preserve"> the latent representations </w:t>
      </w:r>
      <w:r w:rsidR="002944C7">
        <w:rPr>
          <w:rFonts w:ascii="Times New Roman" w:hAnsi="Times New Roman" w:cs="Times New Roman"/>
        </w:rPr>
        <w:t>between</w:t>
      </w:r>
      <w:r w:rsidR="0062306A" w:rsidRPr="005441AA">
        <w:rPr>
          <w:rFonts w:ascii="Times New Roman" w:hAnsi="Times New Roman" w:cs="Times New Roman"/>
        </w:rPr>
        <w:t xml:space="preserve"> control cells and </w:t>
      </w:r>
      <w:r w:rsidR="008214EA">
        <w:rPr>
          <w:rFonts w:ascii="Times New Roman" w:hAnsi="Times New Roman" w:cs="Times New Roman"/>
        </w:rPr>
        <w:t>perturbed</w:t>
      </w:r>
      <w:r w:rsidR="0062306A" w:rsidRPr="005441AA">
        <w:rPr>
          <w:rFonts w:ascii="Times New Roman" w:hAnsi="Times New Roman" w:cs="Times New Roman"/>
        </w:rPr>
        <w:t xml:space="preserve"> cells</w:t>
      </w:r>
      <w:r w:rsidR="009D7DC0">
        <w:rPr>
          <w:rFonts w:ascii="Times New Roman" w:hAnsi="Times New Roman" w:cs="Times New Roman"/>
        </w:rPr>
        <w:t xml:space="preserve">, which allows </w:t>
      </w:r>
      <w:r w:rsidR="00776B2C">
        <w:rPr>
          <w:rFonts w:ascii="Times New Roman" w:hAnsi="Times New Roman" w:cs="Times New Roman"/>
        </w:rPr>
        <w:t xml:space="preserve">scPerb to </w:t>
      </w:r>
      <w:r w:rsidR="00BF004C">
        <w:rPr>
          <w:rFonts w:ascii="Times New Roman" w:hAnsi="Times New Roman" w:cs="Times New Roman"/>
        </w:rPr>
        <w:t xml:space="preserve">accurately </w:t>
      </w:r>
      <w:del w:id="3" w:author="tang zijia" w:date="2023-09-10T21:41:00Z">
        <w:r w:rsidR="00073E0B" w:rsidDel="00FC00FF">
          <w:rPr>
            <w:rFonts w:ascii="Times New Roman" w:hAnsi="Times New Roman" w:cs="Times New Roman" w:hint="eastAsia"/>
            <w:lang w:eastAsia="zh-CN"/>
          </w:rPr>
          <w:delText>predict</w:delText>
        </w:r>
        <w:r w:rsidR="00752059" w:rsidDel="00FC00FF">
          <w:rPr>
            <w:rFonts w:ascii="Times New Roman" w:hAnsi="Times New Roman" w:cs="Times New Roman" w:hint="eastAsia"/>
            <w:lang w:eastAsia="zh-CN"/>
          </w:rPr>
          <w:delText>ing</w:delText>
        </w:r>
      </w:del>
      <w:ins w:id="4" w:author="tang zijia" w:date="2023-09-10T21:41:00Z">
        <w:r w:rsidR="00FC00FF">
          <w:rPr>
            <w:rFonts w:ascii="Times New Roman" w:hAnsi="Times New Roman" w:cs="Times New Roman" w:hint="eastAsia"/>
            <w:lang w:eastAsia="zh-CN"/>
          </w:rPr>
          <w:t>predict</w:t>
        </w:r>
      </w:ins>
      <w:r w:rsidR="00312A50">
        <w:rPr>
          <w:rFonts w:ascii="Times New Roman" w:hAnsi="Times New Roman" w:cs="Times New Roman"/>
        </w:rPr>
        <w:t xml:space="preserve"> </w:t>
      </w:r>
      <w:r w:rsidR="00574725">
        <w:rPr>
          <w:rFonts w:ascii="Times New Roman" w:hAnsi="Times New Roman" w:cs="Times New Roman"/>
        </w:rPr>
        <w:t xml:space="preserve">the </w:t>
      </w:r>
      <w:r w:rsidR="00896885">
        <w:rPr>
          <w:rFonts w:ascii="Times New Roman" w:hAnsi="Times New Roman" w:cs="Times New Roman"/>
        </w:rPr>
        <w:t xml:space="preserve">gene expression data </w:t>
      </w:r>
      <w:r w:rsidR="00A45517">
        <w:rPr>
          <w:rFonts w:ascii="Times New Roman" w:hAnsi="Times New Roman" w:cs="Times New Roman"/>
        </w:rPr>
        <w:t xml:space="preserve">of </w:t>
      </w:r>
      <w:r w:rsidR="00896885">
        <w:rPr>
          <w:rFonts w:ascii="Times New Roman" w:hAnsi="Times New Roman" w:cs="Times New Roman"/>
        </w:rPr>
        <w:t>perturbed cel</w:t>
      </w:r>
      <w:r w:rsidR="001B0F8F">
        <w:rPr>
          <w:rFonts w:ascii="Times New Roman" w:hAnsi="Times New Roman" w:cs="Times New Roman"/>
        </w:rPr>
        <w:t>ls</w:t>
      </w:r>
      <w:r w:rsidR="004751C0">
        <w:rPr>
          <w:rFonts w:ascii="Times New Roman" w:hAnsi="Times New Roman" w:cs="Times New Roman"/>
        </w:rPr>
        <w:t xml:space="preserve">. </w:t>
      </w:r>
      <w:r w:rsidR="00E00FD2">
        <w:rPr>
          <w:rFonts w:ascii="Times New Roman" w:hAnsi="Times New Roman" w:cs="Times New Roman"/>
        </w:rPr>
        <w:t>Th</w:t>
      </w:r>
      <w:r w:rsidR="00361290">
        <w:rPr>
          <w:rFonts w:ascii="Times New Roman" w:hAnsi="Times New Roman" w:cs="Times New Roman"/>
        </w:rPr>
        <w:t>r</w:t>
      </w:r>
      <w:r w:rsidR="00E00FD2">
        <w:rPr>
          <w:rFonts w:ascii="Times New Roman" w:hAnsi="Times New Roman" w:cs="Times New Roman"/>
        </w:rPr>
        <w:t xml:space="preserve">ough </w:t>
      </w:r>
      <w:r w:rsidR="00D617F9">
        <w:rPr>
          <w:rFonts w:ascii="Times New Roman" w:hAnsi="Times New Roman" w:cs="Times New Roman"/>
        </w:rPr>
        <w:t xml:space="preserve">the </w:t>
      </w:r>
      <w:r w:rsidR="005E2FBA">
        <w:rPr>
          <w:rFonts w:ascii="Times New Roman" w:hAnsi="Times New Roman" w:cs="Times New Roman"/>
        </w:rPr>
        <w:t>comparisons</w:t>
      </w:r>
      <w:r w:rsidR="000E51BB">
        <w:rPr>
          <w:rFonts w:ascii="Times New Roman" w:hAnsi="Times New Roman" w:cs="Times New Roman"/>
        </w:rPr>
        <w:t xml:space="preserve"> </w:t>
      </w:r>
      <w:r w:rsidR="00D11D6D">
        <w:rPr>
          <w:rFonts w:ascii="Times New Roman" w:hAnsi="Times New Roman" w:cs="Times New Roman"/>
        </w:rPr>
        <w:t xml:space="preserve">with existing methods, </w:t>
      </w:r>
      <w:r w:rsidRPr="005441AA">
        <w:rPr>
          <w:rFonts w:ascii="Times New Roman" w:hAnsi="Times New Roman" w:cs="Times New Roman"/>
        </w:rPr>
        <w:t xml:space="preserve">scPerb </w:t>
      </w:r>
      <w:r w:rsidR="00834D9D">
        <w:rPr>
          <w:rFonts w:ascii="Times New Roman" w:hAnsi="Times New Roman" w:cs="Times New Roman"/>
        </w:rPr>
        <w:t>presents</w:t>
      </w:r>
      <w:r w:rsidR="00834D9D" w:rsidRPr="005441AA">
        <w:rPr>
          <w:rFonts w:ascii="Times New Roman" w:hAnsi="Times New Roman" w:cs="Times New Roman"/>
        </w:rPr>
        <w:t xml:space="preserve"> </w:t>
      </w:r>
      <w:r w:rsidR="00E03B07">
        <w:rPr>
          <w:rFonts w:ascii="Times New Roman" w:hAnsi="Times New Roman" w:cs="Times New Roman"/>
        </w:rPr>
        <w:t xml:space="preserve">improved </w:t>
      </w:r>
      <w:r w:rsidR="00E67FE8">
        <w:rPr>
          <w:rFonts w:ascii="Times New Roman" w:hAnsi="Times New Roman" w:cs="Times New Roman"/>
        </w:rPr>
        <w:t>performance</w:t>
      </w:r>
      <w:r w:rsidR="00E67FE8" w:rsidRPr="005441AA">
        <w:rPr>
          <w:rFonts w:ascii="Times New Roman" w:hAnsi="Times New Roman" w:cs="Times New Roman"/>
        </w:rPr>
        <w:t xml:space="preserve"> </w:t>
      </w:r>
      <w:r w:rsidR="00F227B1">
        <w:rPr>
          <w:rFonts w:ascii="Times New Roman" w:hAnsi="Times New Roman" w:cs="Times New Roman"/>
        </w:rPr>
        <w:t>and higher</w:t>
      </w:r>
      <w:r w:rsidR="00F227B1" w:rsidRPr="005441AA">
        <w:rPr>
          <w:rFonts w:ascii="Times New Roman" w:hAnsi="Times New Roman" w:cs="Times New Roman"/>
        </w:rPr>
        <w:t xml:space="preserve"> accuracy</w:t>
      </w:r>
      <w:r w:rsidR="006A7BCE">
        <w:rPr>
          <w:rFonts w:ascii="Times New Roman" w:hAnsi="Times New Roman" w:cs="Times New Roman"/>
        </w:rPr>
        <w:t xml:space="preserve"> </w:t>
      </w:r>
      <w:r w:rsidR="00355326">
        <w:rPr>
          <w:rFonts w:ascii="Times New Roman" w:hAnsi="Times New Roman" w:cs="Times New Roman"/>
        </w:rPr>
        <w:t xml:space="preserve">in </w:t>
      </w:r>
      <w:r w:rsidRPr="005441AA">
        <w:rPr>
          <w:rFonts w:ascii="Times New Roman" w:hAnsi="Times New Roman" w:cs="Times New Roman"/>
        </w:rPr>
        <w:t>predict</w:t>
      </w:r>
      <w:r w:rsidR="00A37549">
        <w:rPr>
          <w:rFonts w:ascii="Times New Roman" w:hAnsi="Times New Roman" w:cs="Times New Roman"/>
        </w:rPr>
        <w:t>ing</w:t>
      </w:r>
      <w:r w:rsidRPr="005441AA">
        <w:rPr>
          <w:rFonts w:ascii="Times New Roman" w:hAnsi="Times New Roman" w:cs="Times New Roman"/>
        </w:rPr>
        <w:t xml:space="preserve"> cellular responses to perturbations. </w:t>
      </w:r>
      <w:r w:rsidR="00D03D92">
        <w:rPr>
          <w:rFonts w:ascii="Times New Roman" w:hAnsi="Times New Roman" w:cs="Times New Roman"/>
        </w:rPr>
        <w:t>Specifically</w:t>
      </w:r>
      <w:r w:rsidR="005A1228">
        <w:rPr>
          <w:rFonts w:ascii="Times New Roman" w:hAnsi="Times New Roman" w:cs="Times New Roman"/>
        </w:rPr>
        <w:t xml:space="preserve">, </w:t>
      </w:r>
      <w:r w:rsidRPr="005441AA">
        <w:rPr>
          <w:rFonts w:ascii="Times New Roman" w:hAnsi="Times New Roman" w:cs="Times New Roman"/>
        </w:rPr>
        <w:t xml:space="preserve">scPerb not only outperforms </w:t>
      </w:r>
      <w:r w:rsidR="00ED4CCE">
        <w:rPr>
          <w:rFonts w:ascii="Times New Roman" w:hAnsi="Times New Roman" w:cs="Times New Roman"/>
        </w:rPr>
        <w:t>other</w:t>
      </w:r>
      <w:r w:rsidRPr="005441AA">
        <w:rPr>
          <w:rFonts w:ascii="Times New Roman" w:hAnsi="Times New Roman" w:cs="Times New Roman"/>
        </w:rPr>
        <w:t xml:space="preserve"> methods across multiple datasets</w:t>
      </w:r>
      <w:r w:rsidR="00B73527">
        <w:rPr>
          <w:rFonts w:ascii="Times New Roman" w:hAnsi="Times New Roman" w:cs="Times New Roman"/>
        </w:rPr>
        <w:t>,</w:t>
      </w:r>
      <w:r w:rsidRPr="005441AA">
        <w:rPr>
          <w:rFonts w:ascii="Times New Roman" w:hAnsi="Times New Roman" w:cs="Times New Roman"/>
        </w:rPr>
        <w:t xml:space="preserve"> but also achieves </w:t>
      </w:r>
      <w:r w:rsidR="006243E6">
        <w:rPr>
          <w:rFonts w:ascii="Times New Roman" w:hAnsi="Times New Roman" w:cs="Times New Roman"/>
        </w:rPr>
        <w:t>superior</w:t>
      </w:r>
      <w:r w:rsidR="006243E6" w:rsidRPr="005441AA">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Pr>
          <w:rFonts w:ascii="Times New Roman" w:hAnsi="Times New Roman" w:cs="Times New Roman"/>
        </w:rPr>
        <w:t xml:space="preserve"> </w:t>
      </w:r>
      <w:r w:rsidRPr="005441AA">
        <w:rPr>
          <w:rFonts w:ascii="Times New Roman" w:hAnsi="Times New Roman" w:cs="Times New Roman"/>
        </w:rPr>
        <w:t>values of 0.98, 0.98, and 0.96 on three</w:t>
      </w:r>
      <w:r w:rsidR="00533CBD">
        <w:rPr>
          <w:rFonts w:ascii="Times New Roman" w:hAnsi="Times New Roman" w:cs="Times New Roman"/>
        </w:rPr>
        <w:t xml:space="preserve"> bench</w:t>
      </w:r>
      <w:r w:rsidR="00080B63">
        <w:rPr>
          <w:rFonts w:ascii="Times New Roman" w:hAnsi="Times New Roman" w:cs="Times New Roman"/>
        </w:rPr>
        <w:t>mar</w:t>
      </w:r>
      <w:r w:rsidR="00533CBD">
        <w:rPr>
          <w:rFonts w:ascii="Times New Roman" w:hAnsi="Times New Roman" w:cs="Times New Roman"/>
        </w:rPr>
        <w:t>king</w:t>
      </w:r>
      <w:r w:rsidRPr="005441AA">
        <w:rPr>
          <w:rFonts w:ascii="Times New Roman" w:hAnsi="Times New Roman" w:cs="Times New Roman"/>
        </w:rPr>
        <w:t xml:space="preserve"> datasets.</w:t>
      </w:r>
    </w:p>
    <w:p w14:paraId="44F56011" w14:textId="26A86589" w:rsidR="00A444AB" w:rsidRDefault="00A444AB" w:rsidP="00B328B4">
      <w:pPr>
        <w:jc w:val="both"/>
        <w:rPr>
          <w:rFonts w:ascii="Times New Roman" w:hAnsi="Times New Roman" w:cs="Times New Roman"/>
          <w:b/>
          <w:bCs/>
          <w:sz w:val="28"/>
          <w:szCs w:val="28"/>
          <w:lang w:eastAsia="zh-CN"/>
        </w:rPr>
      </w:pPr>
      <w:r>
        <w:rPr>
          <w:rFonts w:ascii="Times New Roman" w:hAnsi="Times New Roman" w:cs="Times New Roman" w:hint="eastAsia"/>
          <w:b/>
          <w:bCs/>
          <w:sz w:val="28"/>
          <w:szCs w:val="28"/>
          <w:lang w:eastAsia="zh-CN"/>
        </w:rPr>
        <w:t>K</w:t>
      </w:r>
      <w:r>
        <w:rPr>
          <w:rFonts w:ascii="Times New Roman" w:hAnsi="Times New Roman" w:cs="Times New Roman"/>
          <w:b/>
          <w:bCs/>
          <w:sz w:val="28"/>
          <w:szCs w:val="28"/>
          <w:lang w:eastAsia="zh-CN"/>
        </w:rPr>
        <w:t>EYWORDS</w:t>
      </w:r>
    </w:p>
    <w:p w14:paraId="0349836F" w14:textId="6CF9BEF6" w:rsidR="00A444AB" w:rsidRDefault="00A444AB" w:rsidP="00B328B4">
      <w:pPr>
        <w:jc w:val="both"/>
        <w:rPr>
          <w:rFonts w:ascii="Times New Roman" w:hAnsi="Times New Roman" w:cs="Times New Roman"/>
          <w:lang w:eastAsia="zh-CN"/>
        </w:rPr>
      </w:pPr>
      <w:r>
        <w:rPr>
          <w:rFonts w:ascii="Times New Roman" w:hAnsi="Times New Roman" w:cs="Times New Roman"/>
          <w:lang w:eastAsia="zh-CN"/>
        </w:rPr>
        <w:t>Single-cell, Perturbation, Style transfer, Variational auto-encoder</w:t>
      </w:r>
    </w:p>
    <w:p w14:paraId="639FAE0C" w14:textId="30A3736D" w:rsidR="000F3279" w:rsidRDefault="00A444AB" w:rsidP="000F3279">
      <w:pPr>
        <w:rPr>
          <w:rFonts w:ascii="Times New Roman" w:hAnsi="Times New Roman" w:cs="Times New Roman"/>
          <w:lang w:eastAsia="zh-CN"/>
        </w:rPr>
      </w:pPr>
      <w:r>
        <w:rPr>
          <w:rFonts w:ascii="Times New Roman" w:hAnsi="Times New Roman" w:cs="Times New Roman"/>
          <w:lang w:eastAsia="zh-CN"/>
        </w:rPr>
        <w:br w:type="page"/>
      </w:r>
    </w:p>
    <w:p w14:paraId="3A43879F" w14:textId="1895D64A" w:rsidR="000F3279" w:rsidRPr="000F3279" w:rsidRDefault="000F3279" w:rsidP="000F3279">
      <w:pPr>
        <w:pStyle w:val="afd"/>
        <w:jc w:val="center"/>
        <w:rPr>
          <w:rFonts w:ascii="Times New Roman" w:hAnsi="Times New Roman" w:cs="Times New Roman"/>
          <w:b/>
          <w:bCs/>
        </w:rPr>
      </w:pPr>
      <w:r w:rsidRPr="000F3279">
        <w:rPr>
          <w:rFonts w:ascii="Times New Roman" w:hAnsi="Times New Roman" w:cs="Times New Roman"/>
          <w:b/>
          <w:bCs/>
          <w:sz w:val="28"/>
          <w:szCs w:val="28"/>
        </w:rPr>
        <w:lastRenderedPageBreak/>
        <w:t>Table of Contents</w:t>
      </w:r>
    </w:p>
    <w:p w14:paraId="3D616BC5" w14:textId="77777777" w:rsidR="000F3279" w:rsidRPr="000F3279" w:rsidRDefault="000F3279" w:rsidP="000F3279">
      <w:pPr>
        <w:rPr>
          <w:rFonts w:ascii="Times New Roman" w:hAnsi="Times New Roman" w:cs="Times New Roman"/>
          <w:lang w:eastAsia="zh-CN"/>
        </w:rPr>
      </w:pPr>
    </w:p>
    <w:p w14:paraId="06E0B4F9" w14:textId="7834152A" w:rsidR="00B856CD" w:rsidRDefault="000F3279" w:rsidP="00EF7C52">
      <w:pPr>
        <w:pStyle w:val="TOC1"/>
        <w:rPr>
          <w:ins w:id="5" w:author="tang zijia" w:date="2023-09-10T18:54:00Z"/>
          <w:rFonts w:asciiTheme="minorHAnsi" w:hAnsiTheme="minorHAnsi" w:cstheme="minorBidi"/>
          <w:noProof/>
          <w:kern w:val="2"/>
          <w:sz w:val="21"/>
          <w:szCs w:val="24"/>
        </w:rPr>
      </w:pPr>
      <w:r w:rsidRPr="000F3279">
        <w:fldChar w:fldCharType="begin"/>
      </w:r>
      <w:r w:rsidRPr="000F3279">
        <w:instrText xml:space="preserve"> TOC \o "1-2" \f \u </w:instrText>
      </w:r>
      <w:r w:rsidRPr="000F3279">
        <w:fldChar w:fldCharType="separate"/>
      </w:r>
      <w:ins w:id="6" w:author="tang zijia" w:date="2023-09-10T18:54:00Z">
        <w:r w:rsidR="00B856CD">
          <w:rPr>
            <w:noProof/>
          </w:rPr>
          <w:t>INTRODUCTION</w:t>
        </w:r>
        <w:r w:rsidR="00B856CD">
          <w:rPr>
            <w:noProof/>
          </w:rPr>
          <w:tab/>
        </w:r>
        <w:r w:rsidR="00B856CD">
          <w:rPr>
            <w:noProof/>
          </w:rPr>
          <w:fldChar w:fldCharType="begin"/>
        </w:r>
        <w:r w:rsidR="00B856CD">
          <w:rPr>
            <w:noProof/>
          </w:rPr>
          <w:instrText xml:space="preserve"> PAGEREF _Toc145264470 \h </w:instrText>
        </w:r>
      </w:ins>
      <w:r w:rsidR="00B856CD">
        <w:rPr>
          <w:noProof/>
        </w:rPr>
      </w:r>
      <w:r w:rsidR="00B856CD">
        <w:rPr>
          <w:noProof/>
        </w:rPr>
        <w:fldChar w:fldCharType="separate"/>
      </w:r>
      <w:ins w:id="7" w:author="tang zijia" w:date="2023-09-10T18:54:00Z">
        <w:r w:rsidR="00B856CD">
          <w:rPr>
            <w:noProof/>
          </w:rPr>
          <w:t>3</w:t>
        </w:r>
        <w:r w:rsidR="00B856CD">
          <w:rPr>
            <w:noProof/>
          </w:rPr>
          <w:fldChar w:fldCharType="end"/>
        </w:r>
      </w:ins>
    </w:p>
    <w:p w14:paraId="758B786A" w14:textId="18AC1C17" w:rsidR="00B856CD" w:rsidRDefault="00B856CD" w:rsidP="00EF7C52">
      <w:pPr>
        <w:pStyle w:val="TOC1"/>
        <w:rPr>
          <w:ins w:id="8" w:author="tang zijia" w:date="2023-09-10T18:54:00Z"/>
          <w:rFonts w:asciiTheme="minorHAnsi" w:hAnsiTheme="minorHAnsi" w:cstheme="minorBidi"/>
          <w:noProof/>
          <w:kern w:val="2"/>
          <w:sz w:val="21"/>
          <w:szCs w:val="24"/>
        </w:rPr>
      </w:pPr>
      <w:ins w:id="9" w:author="tang zijia" w:date="2023-09-10T18:54:00Z">
        <w:r>
          <w:rPr>
            <w:noProof/>
          </w:rPr>
          <w:t>MATERIALS AND METHODS</w:t>
        </w:r>
        <w:r>
          <w:rPr>
            <w:noProof/>
          </w:rPr>
          <w:tab/>
        </w:r>
        <w:r>
          <w:rPr>
            <w:noProof/>
          </w:rPr>
          <w:fldChar w:fldCharType="begin"/>
        </w:r>
        <w:r>
          <w:rPr>
            <w:noProof/>
          </w:rPr>
          <w:instrText xml:space="preserve"> PAGEREF _Toc145264471 \h </w:instrText>
        </w:r>
      </w:ins>
      <w:r>
        <w:rPr>
          <w:noProof/>
        </w:rPr>
      </w:r>
      <w:r>
        <w:rPr>
          <w:noProof/>
        </w:rPr>
        <w:fldChar w:fldCharType="separate"/>
      </w:r>
      <w:ins w:id="10" w:author="tang zijia" w:date="2023-09-10T18:54:00Z">
        <w:r>
          <w:rPr>
            <w:noProof/>
          </w:rPr>
          <w:t>4</w:t>
        </w:r>
        <w:r>
          <w:rPr>
            <w:noProof/>
          </w:rPr>
          <w:fldChar w:fldCharType="end"/>
        </w:r>
      </w:ins>
    </w:p>
    <w:p w14:paraId="0297710C" w14:textId="57A03DCA" w:rsidR="00B856CD" w:rsidRDefault="00B856CD">
      <w:pPr>
        <w:pStyle w:val="TOC2"/>
        <w:tabs>
          <w:tab w:val="right" w:leader="dot" w:pos="8630"/>
        </w:tabs>
        <w:rPr>
          <w:ins w:id="11" w:author="tang zijia" w:date="2023-09-10T18:54:00Z"/>
          <w:smallCaps w:val="0"/>
          <w:noProof/>
          <w:kern w:val="2"/>
          <w:sz w:val="21"/>
          <w:szCs w:val="24"/>
          <w:lang w:eastAsia="zh-CN"/>
        </w:rPr>
      </w:pPr>
      <w:ins w:id="12" w:author="tang zijia" w:date="2023-09-10T18:54:00Z">
        <w:r>
          <w:rPr>
            <w:noProof/>
          </w:rPr>
          <w:t>Encoders</w:t>
        </w:r>
        <w:r>
          <w:rPr>
            <w:noProof/>
          </w:rPr>
          <w:tab/>
        </w:r>
        <w:r>
          <w:rPr>
            <w:noProof/>
          </w:rPr>
          <w:fldChar w:fldCharType="begin"/>
        </w:r>
        <w:r>
          <w:rPr>
            <w:noProof/>
          </w:rPr>
          <w:instrText xml:space="preserve"> PAGEREF _Toc145264472 \h </w:instrText>
        </w:r>
      </w:ins>
      <w:r>
        <w:rPr>
          <w:noProof/>
        </w:rPr>
      </w:r>
      <w:r>
        <w:rPr>
          <w:noProof/>
        </w:rPr>
        <w:fldChar w:fldCharType="separate"/>
      </w:r>
      <w:ins w:id="13" w:author="tang zijia" w:date="2023-09-10T18:54:00Z">
        <w:r>
          <w:rPr>
            <w:noProof/>
          </w:rPr>
          <w:t>6</w:t>
        </w:r>
        <w:r>
          <w:rPr>
            <w:noProof/>
          </w:rPr>
          <w:fldChar w:fldCharType="end"/>
        </w:r>
      </w:ins>
    </w:p>
    <w:p w14:paraId="06D89AA0" w14:textId="6AC05FF0" w:rsidR="00B856CD" w:rsidRDefault="00B856CD">
      <w:pPr>
        <w:pStyle w:val="TOC2"/>
        <w:tabs>
          <w:tab w:val="right" w:leader="dot" w:pos="8630"/>
        </w:tabs>
        <w:rPr>
          <w:ins w:id="14" w:author="tang zijia" w:date="2023-09-10T18:54:00Z"/>
          <w:smallCaps w:val="0"/>
          <w:noProof/>
          <w:kern w:val="2"/>
          <w:sz w:val="21"/>
          <w:szCs w:val="24"/>
          <w:lang w:eastAsia="zh-CN"/>
        </w:rPr>
      </w:pPr>
      <w:ins w:id="15" w:author="tang zijia" w:date="2023-09-10T18:54:00Z">
        <w:r>
          <w:rPr>
            <w:noProof/>
          </w:rPr>
          <w:t>Decoder</w:t>
        </w:r>
        <w:r>
          <w:rPr>
            <w:noProof/>
          </w:rPr>
          <w:tab/>
        </w:r>
        <w:r>
          <w:rPr>
            <w:noProof/>
          </w:rPr>
          <w:fldChar w:fldCharType="begin"/>
        </w:r>
        <w:r>
          <w:rPr>
            <w:noProof/>
          </w:rPr>
          <w:instrText xml:space="preserve"> PAGEREF _Toc145264473 \h </w:instrText>
        </w:r>
      </w:ins>
      <w:r>
        <w:rPr>
          <w:noProof/>
        </w:rPr>
      </w:r>
      <w:r>
        <w:rPr>
          <w:noProof/>
        </w:rPr>
        <w:fldChar w:fldCharType="separate"/>
      </w:r>
      <w:ins w:id="16" w:author="tang zijia" w:date="2023-09-10T18:54:00Z">
        <w:r>
          <w:rPr>
            <w:noProof/>
          </w:rPr>
          <w:t>6</w:t>
        </w:r>
        <w:r>
          <w:rPr>
            <w:noProof/>
          </w:rPr>
          <w:fldChar w:fldCharType="end"/>
        </w:r>
      </w:ins>
    </w:p>
    <w:p w14:paraId="3EB0A79F" w14:textId="5BA4F4C9" w:rsidR="00B856CD" w:rsidRDefault="00B856CD">
      <w:pPr>
        <w:pStyle w:val="TOC2"/>
        <w:tabs>
          <w:tab w:val="right" w:leader="dot" w:pos="8630"/>
        </w:tabs>
        <w:rPr>
          <w:ins w:id="17" w:author="tang zijia" w:date="2023-09-10T18:54:00Z"/>
          <w:smallCaps w:val="0"/>
          <w:noProof/>
          <w:kern w:val="2"/>
          <w:sz w:val="21"/>
          <w:szCs w:val="24"/>
          <w:lang w:eastAsia="zh-CN"/>
        </w:rPr>
      </w:pPr>
      <w:ins w:id="18" w:author="tang zijia" w:date="2023-09-10T18:54:00Z">
        <w:r>
          <w:rPr>
            <w:noProof/>
          </w:rPr>
          <w:t>Loss function</w:t>
        </w:r>
        <w:r>
          <w:rPr>
            <w:noProof/>
          </w:rPr>
          <w:tab/>
        </w:r>
        <w:r>
          <w:rPr>
            <w:noProof/>
          </w:rPr>
          <w:fldChar w:fldCharType="begin"/>
        </w:r>
        <w:r>
          <w:rPr>
            <w:noProof/>
          </w:rPr>
          <w:instrText xml:space="preserve"> PAGEREF _Toc145264474 \h </w:instrText>
        </w:r>
      </w:ins>
      <w:r>
        <w:rPr>
          <w:noProof/>
        </w:rPr>
      </w:r>
      <w:r>
        <w:rPr>
          <w:noProof/>
        </w:rPr>
        <w:fldChar w:fldCharType="separate"/>
      </w:r>
      <w:ins w:id="19" w:author="tang zijia" w:date="2023-09-10T18:54:00Z">
        <w:r>
          <w:rPr>
            <w:noProof/>
          </w:rPr>
          <w:t>7</w:t>
        </w:r>
        <w:r>
          <w:rPr>
            <w:noProof/>
          </w:rPr>
          <w:fldChar w:fldCharType="end"/>
        </w:r>
      </w:ins>
    </w:p>
    <w:p w14:paraId="1A1B51C7" w14:textId="071A2F80" w:rsidR="00B856CD" w:rsidRDefault="00B856CD" w:rsidP="00EF7C52">
      <w:pPr>
        <w:pStyle w:val="TOC1"/>
        <w:rPr>
          <w:ins w:id="20" w:author="tang zijia" w:date="2023-09-10T18:54:00Z"/>
          <w:rFonts w:asciiTheme="minorHAnsi" w:hAnsiTheme="minorHAnsi" w:cstheme="minorBidi"/>
          <w:noProof/>
          <w:kern w:val="2"/>
          <w:sz w:val="21"/>
          <w:szCs w:val="24"/>
        </w:rPr>
      </w:pPr>
      <w:ins w:id="21" w:author="tang zijia" w:date="2023-09-10T18:54:00Z">
        <w:r>
          <w:rPr>
            <w:noProof/>
          </w:rPr>
          <w:t>DATASETS AND PREPROCESS</w:t>
        </w:r>
        <w:r>
          <w:rPr>
            <w:noProof/>
          </w:rPr>
          <w:tab/>
        </w:r>
        <w:r>
          <w:rPr>
            <w:noProof/>
          </w:rPr>
          <w:fldChar w:fldCharType="begin"/>
        </w:r>
        <w:r>
          <w:rPr>
            <w:noProof/>
          </w:rPr>
          <w:instrText xml:space="preserve"> PAGEREF _Toc145264475 \h </w:instrText>
        </w:r>
      </w:ins>
      <w:r>
        <w:rPr>
          <w:noProof/>
        </w:rPr>
      </w:r>
      <w:r>
        <w:rPr>
          <w:noProof/>
        </w:rPr>
        <w:fldChar w:fldCharType="separate"/>
      </w:r>
      <w:ins w:id="22" w:author="tang zijia" w:date="2023-09-10T18:54:00Z">
        <w:r>
          <w:rPr>
            <w:noProof/>
          </w:rPr>
          <w:t>7</w:t>
        </w:r>
        <w:r>
          <w:rPr>
            <w:noProof/>
          </w:rPr>
          <w:fldChar w:fldCharType="end"/>
        </w:r>
      </w:ins>
    </w:p>
    <w:p w14:paraId="251CED60" w14:textId="0E6B477D" w:rsidR="00B856CD" w:rsidRDefault="00B856CD" w:rsidP="00EF7C52">
      <w:pPr>
        <w:pStyle w:val="TOC1"/>
        <w:rPr>
          <w:ins w:id="23" w:author="tang zijia" w:date="2023-09-10T18:54:00Z"/>
          <w:rFonts w:asciiTheme="minorHAnsi" w:hAnsiTheme="minorHAnsi" w:cstheme="minorBidi"/>
          <w:noProof/>
          <w:kern w:val="2"/>
          <w:sz w:val="21"/>
          <w:szCs w:val="24"/>
        </w:rPr>
      </w:pPr>
      <w:ins w:id="24" w:author="tang zijia" w:date="2023-09-10T18:54:00Z">
        <w:r>
          <w:rPr>
            <w:noProof/>
          </w:rPr>
          <w:t>STATISTICS AND REPRODUCIBILITY</w:t>
        </w:r>
        <w:r>
          <w:rPr>
            <w:noProof/>
          </w:rPr>
          <w:tab/>
        </w:r>
        <w:r>
          <w:rPr>
            <w:noProof/>
          </w:rPr>
          <w:fldChar w:fldCharType="begin"/>
        </w:r>
        <w:r>
          <w:rPr>
            <w:noProof/>
          </w:rPr>
          <w:instrText xml:space="preserve"> PAGEREF _Toc145264476 \h </w:instrText>
        </w:r>
      </w:ins>
      <w:r>
        <w:rPr>
          <w:noProof/>
        </w:rPr>
      </w:r>
      <w:r>
        <w:rPr>
          <w:noProof/>
        </w:rPr>
        <w:fldChar w:fldCharType="separate"/>
      </w:r>
      <w:ins w:id="25" w:author="tang zijia" w:date="2023-09-10T18:54:00Z">
        <w:r>
          <w:rPr>
            <w:noProof/>
          </w:rPr>
          <w:t>8</w:t>
        </w:r>
        <w:r>
          <w:rPr>
            <w:noProof/>
          </w:rPr>
          <w:fldChar w:fldCharType="end"/>
        </w:r>
      </w:ins>
    </w:p>
    <w:p w14:paraId="61CB4A8C" w14:textId="4C2A1BB5" w:rsidR="00B856CD" w:rsidRDefault="00B856CD" w:rsidP="00EF7C52">
      <w:pPr>
        <w:pStyle w:val="TOC1"/>
        <w:rPr>
          <w:ins w:id="26" w:author="tang zijia" w:date="2023-09-10T18:54:00Z"/>
          <w:rFonts w:asciiTheme="minorHAnsi" w:hAnsiTheme="minorHAnsi" w:cstheme="minorBidi"/>
          <w:noProof/>
          <w:kern w:val="2"/>
          <w:sz w:val="21"/>
          <w:szCs w:val="24"/>
        </w:rPr>
      </w:pPr>
      <w:ins w:id="27" w:author="tang zijia" w:date="2023-09-10T18:54:00Z">
        <w:r>
          <w:rPr>
            <w:noProof/>
          </w:rPr>
          <w:t>RESULTS</w:t>
        </w:r>
        <w:r>
          <w:rPr>
            <w:noProof/>
          </w:rPr>
          <w:tab/>
        </w:r>
        <w:r>
          <w:rPr>
            <w:noProof/>
          </w:rPr>
          <w:fldChar w:fldCharType="begin"/>
        </w:r>
        <w:r>
          <w:rPr>
            <w:noProof/>
          </w:rPr>
          <w:instrText xml:space="preserve"> PAGEREF _Toc145264477 \h </w:instrText>
        </w:r>
      </w:ins>
      <w:r>
        <w:rPr>
          <w:noProof/>
        </w:rPr>
      </w:r>
      <w:r>
        <w:rPr>
          <w:noProof/>
        </w:rPr>
        <w:fldChar w:fldCharType="separate"/>
      </w:r>
      <w:ins w:id="28" w:author="tang zijia" w:date="2023-09-10T18:54:00Z">
        <w:r>
          <w:rPr>
            <w:noProof/>
          </w:rPr>
          <w:t>8</w:t>
        </w:r>
        <w:r>
          <w:rPr>
            <w:noProof/>
          </w:rPr>
          <w:fldChar w:fldCharType="end"/>
        </w:r>
      </w:ins>
    </w:p>
    <w:p w14:paraId="4EF7D26C" w14:textId="0AD42E24" w:rsidR="00B856CD" w:rsidRDefault="00B856CD">
      <w:pPr>
        <w:pStyle w:val="TOC2"/>
        <w:tabs>
          <w:tab w:val="right" w:leader="dot" w:pos="8630"/>
        </w:tabs>
        <w:rPr>
          <w:ins w:id="29" w:author="tang zijia" w:date="2023-09-10T18:54:00Z"/>
          <w:smallCaps w:val="0"/>
          <w:noProof/>
          <w:kern w:val="2"/>
          <w:sz w:val="21"/>
          <w:szCs w:val="24"/>
          <w:lang w:eastAsia="zh-CN"/>
        </w:rPr>
      </w:pPr>
      <w:ins w:id="30" w:author="tang zijia" w:date="2023-09-10T18:54:00Z">
        <w:r>
          <w:rPr>
            <w:noProof/>
          </w:rPr>
          <w:t>scPerb outperforms other benchmarks</w:t>
        </w:r>
        <w:r>
          <w:rPr>
            <w:noProof/>
          </w:rPr>
          <w:tab/>
        </w:r>
        <w:r>
          <w:rPr>
            <w:noProof/>
          </w:rPr>
          <w:fldChar w:fldCharType="begin"/>
        </w:r>
        <w:r>
          <w:rPr>
            <w:noProof/>
          </w:rPr>
          <w:instrText xml:space="preserve"> PAGEREF _Toc145264478 \h </w:instrText>
        </w:r>
      </w:ins>
      <w:r>
        <w:rPr>
          <w:noProof/>
        </w:rPr>
      </w:r>
      <w:r>
        <w:rPr>
          <w:noProof/>
        </w:rPr>
        <w:fldChar w:fldCharType="separate"/>
      </w:r>
      <w:ins w:id="31" w:author="tang zijia" w:date="2023-09-10T18:54:00Z">
        <w:r>
          <w:rPr>
            <w:noProof/>
          </w:rPr>
          <w:t>8</w:t>
        </w:r>
        <w:r>
          <w:rPr>
            <w:noProof/>
          </w:rPr>
          <w:fldChar w:fldCharType="end"/>
        </w:r>
      </w:ins>
    </w:p>
    <w:p w14:paraId="145052DA" w14:textId="737BCCEB" w:rsidR="00B856CD" w:rsidRDefault="00B856CD">
      <w:pPr>
        <w:pStyle w:val="TOC2"/>
        <w:tabs>
          <w:tab w:val="right" w:leader="dot" w:pos="8630"/>
        </w:tabs>
        <w:rPr>
          <w:ins w:id="32" w:author="tang zijia" w:date="2023-09-10T18:54:00Z"/>
          <w:smallCaps w:val="0"/>
          <w:noProof/>
          <w:kern w:val="2"/>
          <w:sz w:val="21"/>
          <w:szCs w:val="24"/>
          <w:lang w:eastAsia="zh-CN"/>
        </w:rPr>
      </w:pPr>
      <w:ins w:id="33" w:author="tang zijia" w:date="2023-09-10T18:54:00Z">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_Toc145264479 \h </w:instrText>
        </w:r>
      </w:ins>
      <w:r>
        <w:rPr>
          <w:noProof/>
        </w:rPr>
      </w:r>
      <w:r>
        <w:rPr>
          <w:noProof/>
        </w:rPr>
        <w:fldChar w:fldCharType="separate"/>
      </w:r>
      <w:ins w:id="34" w:author="tang zijia" w:date="2023-09-10T18:54:00Z">
        <w:r>
          <w:rPr>
            <w:noProof/>
          </w:rPr>
          <w:t>11</w:t>
        </w:r>
        <w:r>
          <w:rPr>
            <w:noProof/>
          </w:rPr>
          <w:fldChar w:fldCharType="end"/>
        </w:r>
      </w:ins>
    </w:p>
    <w:p w14:paraId="688731F6" w14:textId="24A85422" w:rsidR="00B856CD" w:rsidRDefault="00B856CD">
      <w:pPr>
        <w:pStyle w:val="TOC2"/>
        <w:tabs>
          <w:tab w:val="right" w:leader="dot" w:pos="8630"/>
        </w:tabs>
        <w:rPr>
          <w:ins w:id="35" w:author="tang zijia" w:date="2023-09-10T18:54:00Z"/>
          <w:smallCaps w:val="0"/>
          <w:noProof/>
          <w:kern w:val="2"/>
          <w:sz w:val="21"/>
          <w:szCs w:val="24"/>
          <w:lang w:eastAsia="zh-CN"/>
        </w:rPr>
      </w:pPr>
      <w:ins w:id="36" w:author="tang zijia" w:date="2023-09-10T18:54:00Z">
        <w:r>
          <w:rPr>
            <w:noProof/>
          </w:rPr>
          <w:t xml:space="preserve">scPerb can accurately predict the perturbation of cells in </w:t>
        </w:r>
        <w:r>
          <w:rPr>
            <w:noProof/>
            <w:lang w:eastAsia="zh-CN"/>
          </w:rPr>
          <w:t>multiple</w:t>
        </w:r>
        <w:r>
          <w:rPr>
            <w:noProof/>
          </w:rPr>
          <w:t xml:space="preserve"> PBMC dataset.</w:t>
        </w:r>
        <w:r>
          <w:rPr>
            <w:noProof/>
          </w:rPr>
          <w:tab/>
        </w:r>
        <w:r>
          <w:rPr>
            <w:noProof/>
          </w:rPr>
          <w:fldChar w:fldCharType="begin"/>
        </w:r>
        <w:r>
          <w:rPr>
            <w:noProof/>
          </w:rPr>
          <w:instrText xml:space="preserve"> PAGEREF _Toc145264480 \h </w:instrText>
        </w:r>
      </w:ins>
      <w:r>
        <w:rPr>
          <w:noProof/>
        </w:rPr>
      </w:r>
      <w:r>
        <w:rPr>
          <w:noProof/>
        </w:rPr>
        <w:fldChar w:fldCharType="separate"/>
      </w:r>
      <w:ins w:id="37" w:author="tang zijia" w:date="2023-09-10T18:54:00Z">
        <w:r>
          <w:rPr>
            <w:noProof/>
          </w:rPr>
          <w:t>13</w:t>
        </w:r>
        <w:r>
          <w:rPr>
            <w:noProof/>
          </w:rPr>
          <w:fldChar w:fldCharType="end"/>
        </w:r>
      </w:ins>
    </w:p>
    <w:p w14:paraId="2594901F" w14:textId="528009F0" w:rsidR="00B856CD" w:rsidRDefault="00B856CD">
      <w:pPr>
        <w:pStyle w:val="TOC2"/>
        <w:tabs>
          <w:tab w:val="right" w:leader="dot" w:pos="8630"/>
        </w:tabs>
        <w:rPr>
          <w:ins w:id="38" w:author="tang zijia" w:date="2023-09-10T18:54:00Z"/>
          <w:smallCaps w:val="0"/>
          <w:noProof/>
          <w:kern w:val="2"/>
          <w:sz w:val="21"/>
          <w:szCs w:val="24"/>
          <w:lang w:eastAsia="zh-CN"/>
        </w:rPr>
      </w:pPr>
      <w:ins w:id="39" w:author="tang zijia" w:date="2023-09-10T18:54:00Z">
        <w:r>
          <w:rPr>
            <w:noProof/>
          </w:rPr>
          <w:t>scPerb has robust results across different datasets.</w:t>
        </w:r>
        <w:r>
          <w:rPr>
            <w:noProof/>
          </w:rPr>
          <w:tab/>
        </w:r>
        <w:r>
          <w:rPr>
            <w:noProof/>
          </w:rPr>
          <w:fldChar w:fldCharType="begin"/>
        </w:r>
        <w:r>
          <w:rPr>
            <w:noProof/>
          </w:rPr>
          <w:instrText xml:space="preserve"> PAGEREF _Toc145264481 \h </w:instrText>
        </w:r>
      </w:ins>
      <w:r>
        <w:rPr>
          <w:noProof/>
        </w:rPr>
      </w:r>
      <w:r>
        <w:rPr>
          <w:noProof/>
        </w:rPr>
        <w:fldChar w:fldCharType="separate"/>
      </w:r>
      <w:ins w:id="40" w:author="tang zijia" w:date="2023-09-10T18:54:00Z">
        <w:r>
          <w:rPr>
            <w:noProof/>
          </w:rPr>
          <w:t>15</w:t>
        </w:r>
        <w:r>
          <w:rPr>
            <w:noProof/>
          </w:rPr>
          <w:fldChar w:fldCharType="end"/>
        </w:r>
      </w:ins>
    </w:p>
    <w:p w14:paraId="4F69C25D" w14:textId="37406062" w:rsidR="00B856CD" w:rsidRDefault="00B856CD" w:rsidP="00EF7C52">
      <w:pPr>
        <w:pStyle w:val="TOC1"/>
        <w:rPr>
          <w:ins w:id="41" w:author="tang zijia" w:date="2023-09-10T18:54:00Z"/>
          <w:rFonts w:asciiTheme="minorHAnsi" w:hAnsiTheme="minorHAnsi" w:cstheme="minorBidi"/>
          <w:noProof/>
          <w:kern w:val="2"/>
          <w:sz w:val="21"/>
          <w:szCs w:val="24"/>
        </w:rPr>
      </w:pPr>
      <w:ins w:id="42" w:author="tang zijia" w:date="2023-09-10T18:54:00Z">
        <w:r>
          <w:rPr>
            <w:noProof/>
          </w:rPr>
          <w:t>DISCUSSION</w:t>
        </w:r>
        <w:r>
          <w:rPr>
            <w:noProof/>
          </w:rPr>
          <w:tab/>
        </w:r>
        <w:r>
          <w:rPr>
            <w:noProof/>
          </w:rPr>
          <w:fldChar w:fldCharType="begin"/>
        </w:r>
        <w:r>
          <w:rPr>
            <w:noProof/>
          </w:rPr>
          <w:instrText xml:space="preserve"> PAGEREF _Toc145264482 \h </w:instrText>
        </w:r>
      </w:ins>
      <w:r>
        <w:rPr>
          <w:noProof/>
        </w:rPr>
      </w:r>
      <w:r>
        <w:rPr>
          <w:noProof/>
        </w:rPr>
        <w:fldChar w:fldCharType="separate"/>
      </w:r>
      <w:ins w:id="43" w:author="tang zijia" w:date="2023-09-10T18:54:00Z">
        <w:r>
          <w:rPr>
            <w:noProof/>
          </w:rPr>
          <w:t>16</w:t>
        </w:r>
        <w:r>
          <w:rPr>
            <w:noProof/>
          </w:rPr>
          <w:fldChar w:fldCharType="end"/>
        </w:r>
      </w:ins>
    </w:p>
    <w:p w14:paraId="2752401B" w14:textId="7F751F8B" w:rsidR="00B856CD" w:rsidRDefault="00B856CD" w:rsidP="00EF7C52">
      <w:pPr>
        <w:pStyle w:val="TOC1"/>
        <w:rPr>
          <w:ins w:id="44" w:author="tang zijia" w:date="2023-09-10T18:54:00Z"/>
          <w:rFonts w:asciiTheme="minorHAnsi" w:hAnsiTheme="minorHAnsi" w:cstheme="minorBidi"/>
          <w:noProof/>
          <w:kern w:val="2"/>
          <w:sz w:val="21"/>
          <w:szCs w:val="24"/>
        </w:rPr>
      </w:pPr>
      <w:ins w:id="45" w:author="tang zijia" w:date="2023-09-10T18:54:00Z">
        <w:r>
          <w:rPr>
            <w:noProof/>
          </w:rPr>
          <w:t>ACKNOWLEDGMENT</w:t>
        </w:r>
        <w:r>
          <w:rPr>
            <w:noProof/>
          </w:rPr>
          <w:tab/>
        </w:r>
        <w:r>
          <w:rPr>
            <w:noProof/>
          </w:rPr>
          <w:fldChar w:fldCharType="begin"/>
        </w:r>
        <w:r>
          <w:rPr>
            <w:noProof/>
          </w:rPr>
          <w:instrText xml:space="preserve"> PAGEREF _Toc145264483 \h </w:instrText>
        </w:r>
      </w:ins>
      <w:r>
        <w:rPr>
          <w:noProof/>
        </w:rPr>
      </w:r>
      <w:r>
        <w:rPr>
          <w:noProof/>
        </w:rPr>
        <w:fldChar w:fldCharType="separate"/>
      </w:r>
      <w:ins w:id="46" w:author="tang zijia" w:date="2023-09-10T18:54:00Z">
        <w:r>
          <w:rPr>
            <w:noProof/>
          </w:rPr>
          <w:t>16</w:t>
        </w:r>
        <w:r>
          <w:rPr>
            <w:noProof/>
          </w:rPr>
          <w:fldChar w:fldCharType="end"/>
        </w:r>
      </w:ins>
    </w:p>
    <w:p w14:paraId="197208E1" w14:textId="2189A601" w:rsidR="00B856CD" w:rsidRDefault="00B856CD" w:rsidP="00EF7C52">
      <w:pPr>
        <w:pStyle w:val="TOC1"/>
        <w:rPr>
          <w:ins w:id="47" w:author="tang zijia" w:date="2023-09-10T18:54:00Z"/>
          <w:rFonts w:asciiTheme="minorHAnsi" w:hAnsiTheme="minorHAnsi" w:cstheme="minorBidi"/>
          <w:noProof/>
          <w:kern w:val="2"/>
          <w:sz w:val="21"/>
          <w:szCs w:val="24"/>
        </w:rPr>
      </w:pPr>
      <w:ins w:id="48" w:author="tang zijia" w:date="2023-09-10T18:54:00Z">
        <w:r>
          <w:rPr>
            <w:noProof/>
          </w:rPr>
          <w:t>REFERENCE</w:t>
        </w:r>
        <w:r>
          <w:rPr>
            <w:noProof/>
          </w:rPr>
          <w:tab/>
        </w:r>
        <w:r>
          <w:rPr>
            <w:noProof/>
          </w:rPr>
          <w:fldChar w:fldCharType="begin"/>
        </w:r>
        <w:r>
          <w:rPr>
            <w:noProof/>
          </w:rPr>
          <w:instrText xml:space="preserve"> PAGEREF _Toc145264484 \h </w:instrText>
        </w:r>
      </w:ins>
      <w:r>
        <w:rPr>
          <w:noProof/>
        </w:rPr>
      </w:r>
      <w:r>
        <w:rPr>
          <w:noProof/>
        </w:rPr>
        <w:fldChar w:fldCharType="separate"/>
      </w:r>
      <w:ins w:id="49" w:author="tang zijia" w:date="2023-09-10T18:54:00Z">
        <w:r>
          <w:rPr>
            <w:noProof/>
          </w:rPr>
          <w:t>18</w:t>
        </w:r>
        <w:r>
          <w:rPr>
            <w:noProof/>
          </w:rPr>
          <w:fldChar w:fldCharType="end"/>
        </w:r>
      </w:ins>
    </w:p>
    <w:p w14:paraId="3960827A" w14:textId="46CB54A3" w:rsidR="000F3279" w:rsidRPr="000F3279" w:rsidDel="00B856CD" w:rsidRDefault="000F3279" w:rsidP="00A90945">
      <w:pPr>
        <w:pStyle w:val="TOC1"/>
        <w:rPr>
          <w:del w:id="50" w:author="tang zijia" w:date="2023-09-10T18:54:00Z"/>
          <w:noProof/>
          <w:kern w:val="2"/>
          <w:sz w:val="21"/>
        </w:rPr>
      </w:pPr>
      <w:del w:id="51" w:author="tang zijia" w:date="2023-09-10T18:54:00Z">
        <w:r w:rsidRPr="000F3279" w:rsidDel="00B856CD">
          <w:rPr>
            <w:noProof/>
          </w:rPr>
          <w:delText>INTRODUCTION</w:delText>
        </w:r>
        <w:r w:rsidRPr="000F3279" w:rsidDel="00B856CD">
          <w:rPr>
            <w:noProof/>
          </w:rPr>
          <w:tab/>
          <w:delText>3</w:delText>
        </w:r>
      </w:del>
    </w:p>
    <w:p w14:paraId="467A44A2" w14:textId="40C3A32B" w:rsidR="000F3279" w:rsidRPr="000F3279" w:rsidDel="00B856CD" w:rsidRDefault="000F3279" w:rsidP="00A90945">
      <w:pPr>
        <w:pStyle w:val="TOC1"/>
        <w:rPr>
          <w:del w:id="52" w:author="tang zijia" w:date="2023-09-10T18:54:00Z"/>
          <w:noProof/>
          <w:kern w:val="2"/>
          <w:sz w:val="21"/>
        </w:rPr>
      </w:pPr>
      <w:del w:id="53" w:author="tang zijia" w:date="2023-09-10T18:54:00Z">
        <w:r w:rsidRPr="000F3279" w:rsidDel="00B856CD">
          <w:rPr>
            <w:noProof/>
          </w:rPr>
          <w:delText>MATERIALS AND METHODS</w:delText>
        </w:r>
        <w:r w:rsidRPr="000F3279" w:rsidDel="00B856CD">
          <w:rPr>
            <w:noProof/>
          </w:rPr>
          <w:tab/>
          <w:delText>4</w:delText>
        </w:r>
      </w:del>
    </w:p>
    <w:p w14:paraId="5BA7CB2C" w14:textId="3CD6AAC1" w:rsidR="000F3279" w:rsidRPr="000F3279" w:rsidDel="00B856CD" w:rsidRDefault="000F3279">
      <w:pPr>
        <w:pStyle w:val="TOC2"/>
        <w:tabs>
          <w:tab w:val="right" w:leader="dot" w:pos="8630"/>
        </w:tabs>
        <w:rPr>
          <w:del w:id="54" w:author="tang zijia" w:date="2023-09-10T18:54:00Z"/>
          <w:rFonts w:ascii="Times New Roman" w:hAnsi="Times New Roman" w:cs="Times New Roman"/>
          <w:smallCaps w:val="0"/>
          <w:noProof/>
          <w:kern w:val="2"/>
          <w:sz w:val="21"/>
          <w:szCs w:val="24"/>
          <w:lang w:eastAsia="zh-CN"/>
        </w:rPr>
      </w:pPr>
      <w:del w:id="55" w:author="tang zijia" w:date="2023-09-10T18:54:00Z">
        <w:r w:rsidRPr="000F3279" w:rsidDel="00B856CD">
          <w:rPr>
            <w:rFonts w:ascii="Times New Roman" w:hAnsi="Times New Roman" w:cs="Times New Roman"/>
            <w:noProof/>
          </w:rPr>
          <w:delText>Encoders</w:delText>
        </w:r>
        <w:r w:rsidRPr="000F3279" w:rsidDel="00B856CD">
          <w:rPr>
            <w:rFonts w:ascii="Times New Roman" w:hAnsi="Times New Roman" w:cs="Times New Roman"/>
            <w:noProof/>
          </w:rPr>
          <w:tab/>
          <w:delText>5</w:delText>
        </w:r>
      </w:del>
    </w:p>
    <w:p w14:paraId="4F2A4C65" w14:textId="779FED03" w:rsidR="000F3279" w:rsidRPr="000F3279" w:rsidDel="00B856CD" w:rsidRDefault="000F3279">
      <w:pPr>
        <w:pStyle w:val="TOC2"/>
        <w:tabs>
          <w:tab w:val="right" w:leader="dot" w:pos="8630"/>
        </w:tabs>
        <w:rPr>
          <w:del w:id="56" w:author="tang zijia" w:date="2023-09-10T18:54:00Z"/>
          <w:rFonts w:ascii="Times New Roman" w:hAnsi="Times New Roman" w:cs="Times New Roman"/>
          <w:smallCaps w:val="0"/>
          <w:noProof/>
          <w:kern w:val="2"/>
          <w:sz w:val="21"/>
          <w:szCs w:val="24"/>
          <w:lang w:eastAsia="zh-CN"/>
        </w:rPr>
      </w:pPr>
      <w:del w:id="57" w:author="tang zijia" w:date="2023-09-10T18:54:00Z">
        <w:r w:rsidRPr="000F3279" w:rsidDel="00B856CD">
          <w:rPr>
            <w:rFonts w:ascii="Times New Roman" w:hAnsi="Times New Roman" w:cs="Times New Roman"/>
            <w:noProof/>
          </w:rPr>
          <w:delText>Decoder</w:delText>
        </w:r>
        <w:r w:rsidRPr="000F3279" w:rsidDel="00B856CD">
          <w:rPr>
            <w:rFonts w:ascii="Times New Roman" w:hAnsi="Times New Roman" w:cs="Times New Roman"/>
            <w:noProof/>
          </w:rPr>
          <w:tab/>
          <w:delText>6</w:delText>
        </w:r>
      </w:del>
    </w:p>
    <w:p w14:paraId="24C1B0BC" w14:textId="7F3FF483" w:rsidR="000F3279" w:rsidRPr="000F3279" w:rsidDel="00B856CD" w:rsidRDefault="000F3279">
      <w:pPr>
        <w:pStyle w:val="TOC2"/>
        <w:tabs>
          <w:tab w:val="right" w:leader="dot" w:pos="8630"/>
        </w:tabs>
        <w:rPr>
          <w:del w:id="58" w:author="tang zijia" w:date="2023-09-10T18:54:00Z"/>
          <w:rFonts w:ascii="Times New Roman" w:hAnsi="Times New Roman" w:cs="Times New Roman"/>
          <w:smallCaps w:val="0"/>
          <w:noProof/>
          <w:kern w:val="2"/>
          <w:sz w:val="21"/>
          <w:szCs w:val="24"/>
          <w:lang w:eastAsia="zh-CN"/>
        </w:rPr>
      </w:pPr>
      <w:del w:id="59" w:author="tang zijia" w:date="2023-09-10T18:54:00Z">
        <w:r w:rsidRPr="000F3279" w:rsidDel="00B856CD">
          <w:rPr>
            <w:rFonts w:ascii="Times New Roman" w:hAnsi="Times New Roman" w:cs="Times New Roman"/>
            <w:noProof/>
          </w:rPr>
          <w:delText>Loss function</w:delText>
        </w:r>
        <w:r w:rsidRPr="000F3279" w:rsidDel="00B856CD">
          <w:rPr>
            <w:rFonts w:ascii="Times New Roman" w:hAnsi="Times New Roman" w:cs="Times New Roman"/>
            <w:noProof/>
          </w:rPr>
          <w:tab/>
          <w:delText>6</w:delText>
        </w:r>
      </w:del>
    </w:p>
    <w:p w14:paraId="35A5E14F" w14:textId="62776A1A" w:rsidR="000F3279" w:rsidRPr="000F3279" w:rsidDel="00B856CD" w:rsidRDefault="000F3279" w:rsidP="00A90945">
      <w:pPr>
        <w:pStyle w:val="TOC1"/>
        <w:rPr>
          <w:del w:id="60" w:author="tang zijia" w:date="2023-09-10T18:54:00Z"/>
          <w:noProof/>
          <w:kern w:val="2"/>
          <w:sz w:val="21"/>
        </w:rPr>
      </w:pPr>
      <w:del w:id="61" w:author="tang zijia" w:date="2023-09-10T18:54:00Z">
        <w:r w:rsidRPr="000F3279" w:rsidDel="00B856CD">
          <w:rPr>
            <w:noProof/>
          </w:rPr>
          <w:delText>DATASETS AND PREPROCESS</w:delText>
        </w:r>
        <w:r w:rsidRPr="000F3279" w:rsidDel="00B856CD">
          <w:rPr>
            <w:noProof/>
          </w:rPr>
          <w:tab/>
          <w:delText>6</w:delText>
        </w:r>
      </w:del>
    </w:p>
    <w:p w14:paraId="37C15257" w14:textId="5F6B096A" w:rsidR="000F3279" w:rsidRPr="000F3279" w:rsidDel="00B856CD" w:rsidRDefault="000F3279" w:rsidP="00A90945">
      <w:pPr>
        <w:pStyle w:val="TOC1"/>
        <w:rPr>
          <w:del w:id="62" w:author="tang zijia" w:date="2023-09-10T18:54:00Z"/>
          <w:noProof/>
          <w:kern w:val="2"/>
          <w:sz w:val="21"/>
        </w:rPr>
      </w:pPr>
      <w:del w:id="63" w:author="tang zijia" w:date="2023-09-10T18:54:00Z">
        <w:r w:rsidRPr="000F3279" w:rsidDel="00B856CD">
          <w:rPr>
            <w:noProof/>
          </w:rPr>
          <w:delText>STATISTICS AND REPRODUCIBILITY</w:delText>
        </w:r>
        <w:r w:rsidRPr="000F3279" w:rsidDel="00B856CD">
          <w:rPr>
            <w:noProof/>
          </w:rPr>
          <w:tab/>
          <w:delText>7</w:delText>
        </w:r>
      </w:del>
    </w:p>
    <w:p w14:paraId="0E80A7C1" w14:textId="135690F6" w:rsidR="000F3279" w:rsidRPr="000F3279" w:rsidDel="00B856CD" w:rsidRDefault="000F3279" w:rsidP="00A90945">
      <w:pPr>
        <w:pStyle w:val="TOC1"/>
        <w:rPr>
          <w:del w:id="64" w:author="tang zijia" w:date="2023-09-10T18:54:00Z"/>
          <w:noProof/>
          <w:kern w:val="2"/>
          <w:sz w:val="21"/>
        </w:rPr>
      </w:pPr>
      <w:del w:id="65" w:author="tang zijia" w:date="2023-09-10T18:54:00Z">
        <w:r w:rsidRPr="000F3279" w:rsidDel="00B856CD">
          <w:rPr>
            <w:noProof/>
          </w:rPr>
          <w:delText>RESULTS</w:delText>
        </w:r>
        <w:r w:rsidRPr="000F3279" w:rsidDel="00B856CD">
          <w:rPr>
            <w:noProof/>
          </w:rPr>
          <w:tab/>
          <w:delText>7</w:delText>
        </w:r>
      </w:del>
    </w:p>
    <w:p w14:paraId="78B049E9" w14:textId="63D8AC87" w:rsidR="000F3279" w:rsidRPr="000F3279" w:rsidDel="00B856CD" w:rsidRDefault="000F3279">
      <w:pPr>
        <w:pStyle w:val="TOC2"/>
        <w:tabs>
          <w:tab w:val="right" w:leader="dot" w:pos="8630"/>
        </w:tabs>
        <w:rPr>
          <w:del w:id="66" w:author="tang zijia" w:date="2023-09-10T18:54:00Z"/>
          <w:rFonts w:ascii="Times New Roman" w:hAnsi="Times New Roman" w:cs="Times New Roman"/>
          <w:smallCaps w:val="0"/>
          <w:noProof/>
          <w:kern w:val="2"/>
          <w:sz w:val="21"/>
          <w:szCs w:val="24"/>
          <w:lang w:eastAsia="zh-CN"/>
        </w:rPr>
      </w:pPr>
      <w:del w:id="67" w:author="tang zijia" w:date="2023-09-10T18:54:00Z">
        <w:r w:rsidRPr="000F3279" w:rsidDel="00B856CD">
          <w:rPr>
            <w:rFonts w:ascii="Times New Roman" w:hAnsi="Times New Roman" w:cs="Times New Roman"/>
            <w:noProof/>
          </w:rPr>
          <w:delText>scPerb outperforms other benchmarks.</w:delText>
        </w:r>
        <w:r w:rsidRPr="000F3279" w:rsidDel="00B856CD">
          <w:rPr>
            <w:rFonts w:ascii="Times New Roman" w:hAnsi="Times New Roman" w:cs="Times New Roman"/>
            <w:noProof/>
          </w:rPr>
          <w:tab/>
          <w:delText>7</w:delText>
        </w:r>
      </w:del>
    </w:p>
    <w:p w14:paraId="1E1075B2" w14:textId="57F94B8A" w:rsidR="000F3279" w:rsidRPr="000F3279" w:rsidDel="00B856CD" w:rsidRDefault="000F3279">
      <w:pPr>
        <w:pStyle w:val="TOC2"/>
        <w:tabs>
          <w:tab w:val="right" w:leader="dot" w:pos="8630"/>
        </w:tabs>
        <w:rPr>
          <w:del w:id="68" w:author="tang zijia" w:date="2023-09-10T18:54:00Z"/>
          <w:rFonts w:ascii="Times New Roman" w:hAnsi="Times New Roman" w:cs="Times New Roman"/>
          <w:smallCaps w:val="0"/>
          <w:noProof/>
          <w:kern w:val="2"/>
          <w:sz w:val="21"/>
          <w:szCs w:val="24"/>
          <w:lang w:eastAsia="zh-CN"/>
        </w:rPr>
      </w:pPr>
      <w:del w:id="69" w:author="tang zijia" w:date="2023-09-10T18:54:00Z">
        <w:r w:rsidRPr="000F3279" w:rsidDel="00B856CD">
          <w:rPr>
            <w:rFonts w:ascii="Times New Roman" w:hAnsi="Times New Roman" w:cs="Times New Roman"/>
            <w:noProof/>
          </w:rPr>
          <w:delText xml:space="preserve">scPerb accurately </w:delText>
        </w:r>
      </w:del>
      <w:del w:id="70" w:author="tang zijia" w:date="2023-09-10T18:46:00Z">
        <w:r w:rsidRPr="000F3279" w:rsidDel="00DC4D7D">
          <w:rPr>
            <w:rFonts w:ascii="Times New Roman" w:hAnsi="Times New Roman" w:cs="Times New Roman" w:hint="eastAsia"/>
            <w:noProof/>
            <w:lang w:eastAsia="zh-CN"/>
          </w:rPr>
          <w:delText>predict</w:delText>
        </w:r>
      </w:del>
      <w:del w:id="71" w:author="tang zijia" w:date="2023-09-10T18:54:00Z">
        <w:r w:rsidRPr="000F3279" w:rsidDel="00B856CD">
          <w:rPr>
            <w:rFonts w:ascii="Times New Roman" w:hAnsi="Times New Roman" w:cs="Times New Roman"/>
            <w:noProof/>
          </w:rPr>
          <w:delText xml:space="preserve"> single-cell perturbation responses.</w:delText>
        </w:r>
        <w:r w:rsidRPr="000F3279" w:rsidDel="00B856CD">
          <w:rPr>
            <w:rFonts w:ascii="Times New Roman" w:hAnsi="Times New Roman" w:cs="Times New Roman"/>
            <w:noProof/>
          </w:rPr>
          <w:tab/>
          <w:delText>10</w:delText>
        </w:r>
      </w:del>
    </w:p>
    <w:p w14:paraId="787FDF7D" w14:textId="11D3D6B6" w:rsidR="000F3279" w:rsidRPr="000F3279" w:rsidDel="00B856CD" w:rsidRDefault="000F3279">
      <w:pPr>
        <w:pStyle w:val="TOC2"/>
        <w:tabs>
          <w:tab w:val="right" w:leader="dot" w:pos="8630"/>
        </w:tabs>
        <w:rPr>
          <w:del w:id="72" w:author="tang zijia" w:date="2023-09-10T18:54:00Z"/>
          <w:rFonts w:ascii="Times New Roman" w:hAnsi="Times New Roman" w:cs="Times New Roman"/>
          <w:smallCaps w:val="0"/>
          <w:noProof/>
          <w:kern w:val="2"/>
          <w:sz w:val="21"/>
          <w:szCs w:val="24"/>
          <w:lang w:eastAsia="zh-CN"/>
        </w:rPr>
      </w:pPr>
      <w:del w:id="73" w:author="tang zijia" w:date="2023-09-10T18:54:00Z">
        <w:r w:rsidRPr="000F3279" w:rsidDel="00B856CD">
          <w:rPr>
            <w:rFonts w:ascii="Times New Roman" w:hAnsi="Times New Roman" w:cs="Times New Roman"/>
            <w:noProof/>
          </w:rPr>
          <w:delText xml:space="preserve">scPerb accurately </w:delText>
        </w:r>
      </w:del>
      <w:del w:id="74" w:author="tang zijia" w:date="2023-09-10T18:46:00Z">
        <w:r w:rsidRPr="000F3279" w:rsidDel="00DC4D7D">
          <w:rPr>
            <w:rFonts w:ascii="Times New Roman" w:hAnsi="Times New Roman" w:cs="Times New Roman" w:hint="eastAsia"/>
            <w:noProof/>
            <w:lang w:eastAsia="zh-CN"/>
          </w:rPr>
          <w:delText>predict</w:delText>
        </w:r>
      </w:del>
      <w:del w:id="75" w:author="tang zijia" w:date="2023-09-10T18:54:00Z">
        <w:r w:rsidRPr="000F3279" w:rsidDel="00B856CD">
          <w:rPr>
            <w:rFonts w:ascii="Times New Roman" w:hAnsi="Times New Roman" w:cs="Times New Roman"/>
            <w:noProof/>
          </w:rPr>
          <w:delText xml:space="preserve"> the perturbation of cells in </w:delText>
        </w:r>
        <w:r w:rsidR="00CD30EB" w:rsidDel="00B856CD">
          <w:rPr>
            <w:rFonts w:ascii="Times New Roman" w:hAnsi="Times New Roman" w:cs="Times New Roman"/>
            <w:noProof/>
          </w:rPr>
          <w:delText>multiple pbmc</w:delText>
        </w:r>
        <w:r w:rsidRPr="000F3279" w:rsidDel="00B856CD">
          <w:rPr>
            <w:rFonts w:ascii="Times New Roman" w:hAnsi="Times New Roman" w:cs="Times New Roman"/>
            <w:noProof/>
          </w:rPr>
          <w:delText xml:space="preserve"> dataset</w:delText>
        </w:r>
        <w:r w:rsidR="00CD30EB" w:rsidDel="00B856CD">
          <w:rPr>
            <w:rFonts w:ascii="Times New Roman" w:hAnsi="Times New Roman" w:cs="Times New Roman"/>
            <w:noProof/>
          </w:rPr>
          <w:delText>s</w:delText>
        </w:r>
        <w:r w:rsidRPr="000F3279" w:rsidDel="00B856CD">
          <w:rPr>
            <w:rFonts w:ascii="Times New Roman" w:hAnsi="Times New Roman" w:cs="Times New Roman"/>
            <w:noProof/>
          </w:rPr>
          <w:delText>.</w:delText>
        </w:r>
        <w:r w:rsidRPr="000F3279" w:rsidDel="00B856CD">
          <w:rPr>
            <w:rFonts w:ascii="Times New Roman" w:hAnsi="Times New Roman" w:cs="Times New Roman"/>
            <w:noProof/>
          </w:rPr>
          <w:tab/>
          <w:delText>12</w:delText>
        </w:r>
      </w:del>
    </w:p>
    <w:p w14:paraId="5CADB698" w14:textId="1ED15B4B" w:rsidR="000F3279" w:rsidRPr="000F3279" w:rsidDel="00B856CD" w:rsidRDefault="000F3279">
      <w:pPr>
        <w:pStyle w:val="TOC2"/>
        <w:tabs>
          <w:tab w:val="right" w:leader="dot" w:pos="8630"/>
        </w:tabs>
        <w:rPr>
          <w:del w:id="76" w:author="tang zijia" w:date="2023-09-10T18:54:00Z"/>
          <w:rFonts w:ascii="Times New Roman" w:hAnsi="Times New Roman" w:cs="Times New Roman"/>
          <w:smallCaps w:val="0"/>
          <w:noProof/>
          <w:kern w:val="2"/>
          <w:sz w:val="21"/>
          <w:szCs w:val="24"/>
          <w:lang w:eastAsia="zh-CN"/>
        </w:rPr>
      </w:pPr>
      <w:del w:id="77" w:author="tang zijia" w:date="2023-09-10T18:54:00Z">
        <w:r w:rsidRPr="000F3279" w:rsidDel="00B856CD">
          <w:rPr>
            <w:rFonts w:ascii="Times New Roman" w:hAnsi="Times New Roman" w:cs="Times New Roman"/>
            <w:noProof/>
          </w:rPr>
          <w:delText>scPerb has robust results across different datasets.</w:delText>
        </w:r>
        <w:r w:rsidRPr="000F3279" w:rsidDel="00B856CD">
          <w:rPr>
            <w:rFonts w:ascii="Times New Roman" w:hAnsi="Times New Roman" w:cs="Times New Roman"/>
            <w:noProof/>
          </w:rPr>
          <w:tab/>
          <w:delText>14</w:delText>
        </w:r>
      </w:del>
    </w:p>
    <w:p w14:paraId="0F42CC8C" w14:textId="59359786" w:rsidR="000F3279" w:rsidRPr="000F3279" w:rsidDel="00B856CD" w:rsidRDefault="000F3279" w:rsidP="00A90945">
      <w:pPr>
        <w:pStyle w:val="TOC1"/>
        <w:rPr>
          <w:del w:id="78" w:author="tang zijia" w:date="2023-09-10T18:54:00Z"/>
          <w:noProof/>
          <w:kern w:val="2"/>
          <w:sz w:val="21"/>
        </w:rPr>
      </w:pPr>
      <w:del w:id="79" w:author="tang zijia" w:date="2023-09-10T18:54:00Z">
        <w:r w:rsidRPr="000F3279" w:rsidDel="00B856CD">
          <w:rPr>
            <w:noProof/>
          </w:rPr>
          <w:delText>DISCUSSION</w:delText>
        </w:r>
        <w:r w:rsidRPr="000F3279" w:rsidDel="00B856CD">
          <w:rPr>
            <w:noProof/>
          </w:rPr>
          <w:tab/>
          <w:delText>15</w:delText>
        </w:r>
      </w:del>
    </w:p>
    <w:p w14:paraId="10ADDCD8" w14:textId="73D237C0" w:rsidR="000F3279" w:rsidRPr="000F3279" w:rsidDel="00B856CD" w:rsidRDefault="000F3279" w:rsidP="00A90945">
      <w:pPr>
        <w:pStyle w:val="TOC1"/>
        <w:rPr>
          <w:del w:id="80" w:author="tang zijia" w:date="2023-09-10T18:54:00Z"/>
          <w:noProof/>
          <w:kern w:val="2"/>
          <w:sz w:val="21"/>
        </w:rPr>
      </w:pPr>
      <w:del w:id="81" w:author="tang zijia" w:date="2023-09-10T18:54:00Z">
        <w:r w:rsidRPr="000F3279" w:rsidDel="00B856CD">
          <w:rPr>
            <w:noProof/>
          </w:rPr>
          <w:delText>ACKNOWLEDGMENT</w:delText>
        </w:r>
        <w:r w:rsidRPr="000F3279" w:rsidDel="00B856CD">
          <w:rPr>
            <w:noProof/>
          </w:rPr>
          <w:tab/>
          <w:delText>15</w:delText>
        </w:r>
      </w:del>
    </w:p>
    <w:p w14:paraId="78FE16F8" w14:textId="5C7126CE" w:rsidR="000F3279" w:rsidRPr="000F3279" w:rsidDel="00B856CD" w:rsidRDefault="000F3279" w:rsidP="00A90945">
      <w:pPr>
        <w:pStyle w:val="TOC1"/>
        <w:rPr>
          <w:del w:id="82" w:author="tang zijia" w:date="2023-09-10T18:54:00Z"/>
          <w:noProof/>
          <w:kern w:val="2"/>
          <w:sz w:val="21"/>
        </w:rPr>
      </w:pPr>
      <w:del w:id="83" w:author="tang zijia" w:date="2023-09-10T18:54:00Z">
        <w:r w:rsidRPr="000F3279" w:rsidDel="00B856CD">
          <w:rPr>
            <w:noProof/>
          </w:rPr>
          <w:delText>REFERENCE</w:delText>
        </w:r>
        <w:r w:rsidRPr="000F3279" w:rsidDel="00B856CD">
          <w:rPr>
            <w:noProof/>
          </w:rPr>
          <w:tab/>
          <w:delText>17</w:delText>
        </w:r>
      </w:del>
    </w:p>
    <w:p w14:paraId="52245A4D" w14:textId="46C41364" w:rsidR="00A444AB" w:rsidRPr="000F3279" w:rsidRDefault="000F3279" w:rsidP="00A444AB">
      <w:pPr>
        <w:rPr>
          <w:rFonts w:ascii="Times New Roman" w:hAnsi="Times New Roman" w:cs="Times New Roman"/>
          <w:lang w:eastAsia="zh-CN"/>
        </w:rPr>
      </w:pPr>
      <w:r w:rsidRPr="000F3279">
        <w:rPr>
          <w:rFonts w:ascii="Times New Roman" w:hAnsi="Times New Roman" w:cs="Times New Roman"/>
          <w:lang w:eastAsia="zh-CN"/>
        </w:rPr>
        <w:fldChar w:fldCharType="end"/>
      </w:r>
    </w:p>
    <w:p w14:paraId="4AC11DDB" w14:textId="3AA685C1" w:rsidR="00A444AB" w:rsidRPr="00A444AB" w:rsidRDefault="00A444AB" w:rsidP="00A444AB">
      <w:pPr>
        <w:tabs>
          <w:tab w:val="right" w:pos="8828"/>
        </w:tabs>
        <w:rPr>
          <w:rFonts w:ascii="Cambria" w:hAnsi="Cambria"/>
          <w:smallCaps/>
          <w:noProof/>
          <w:sz w:val="22"/>
          <w:szCs w:val="22"/>
          <w:lang w:eastAsia="zh-CN"/>
        </w:rPr>
      </w:pPr>
      <w:r>
        <w:rPr>
          <w:rFonts w:ascii="Times New Roman" w:hAnsi="Times New Roman" w:cs="Times New Roman"/>
          <w:b/>
          <w:bCs/>
          <w:sz w:val="28"/>
          <w:szCs w:val="28"/>
          <w:lang w:eastAsia="zh-CN"/>
        </w:rPr>
        <w:br w:type="page"/>
      </w:r>
    </w:p>
    <w:p w14:paraId="7D30B8D7" w14:textId="160B4E22" w:rsidR="00AC6938" w:rsidRPr="003827B9" w:rsidRDefault="00A64785" w:rsidP="00401D1F">
      <w:pPr>
        <w:pStyle w:val="1"/>
      </w:pPr>
      <w:bookmarkStart w:id="84" w:name="_Toc145264470"/>
      <w:r w:rsidRPr="003827B9">
        <w:lastRenderedPageBreak/>
        <w:t>INTRODUCTION</w:t>
      </w:r>
      <w:bookmarkEnd w:id="84"/>
    </w:p>
    <w:p w14:paraId="66586385" w14:textId="5AE5F0DA" w:rsidR="00503CC6" w:rsidRPr="002F5351" w:rsidRDefault="00E477F5" w:rsidP="00723841">
      <w:pPr>
        <w:jc w:val="both"/>
        <w:rPr>
          <w:rFonts w:ascii="Times New Roman" w:hAnsi="Times New Roman" w:cs="Times New Roman"/>
          <w:lang w:eastAsia="zh-CN"/>
        </w:rPr>
      </w:pPr>
      <w:r w:rsidRPr="002F5351">
        <w:rPr>
          <w:rFonts w:ascii="Times New Roman" w:hAnsi="Times New Roman" w:cs="Times New Roman"/>
          <w:lang w:eastAsia="zh-CN"/>
        </w:rPr>
        <w:t xml:space="preserve">Single-cell </w:t>
      </w:r>
      <w:r w:rsidR="00503CC6" w:rsidRPr="002F5351">
        <w:rPr>
          <w:rFonts w:ascii="Times New Roman" w:hAnsi="Times New Roman" w:cs="Times New Roman"/>
          <w:lang w:eastAsia="zh-CN"/>
        </w:rPr>
        <w:t xml:space="preserve">RNA sequencing (scRNA-seq) is a revolutionary </w:t>
      </w:r>
      <w:r w:rsidR="005D16C9">
        <w:rPr>
          <w:rFonts w:ascii="Times New Roman" w:hAnsi="Times New Roman" w:cs="Times New Roman"/>
          <w:lang w:eastAsia="zh-CN"/>
        </w:rPr>
        <w:t>technology</w:t>
      </w:r>
      <w:r w:rsidR="005D16C9"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 xml:space="preserve">to </w:t>
      </w:r>
      <w:r w:rsidR="00C23D63">
        <w:rPr>
          <w:rFonts w:ascii="Times New Roman" w:hAnsi="Times New Roman" w:cs="Times New Roman"/>
          <w:lang w:eastAsia="zh-CN"/>
        </w:rPr>
        <w:t xml:space="preserve">profile </w:t>
      </w:r>
      <w:r w:rsidR="00503CC6" w:rsidRPr="002F5351">
        <w:rPr>
          <w:rFonts w:ascii="Times New Roman" w:hAnsi="Times New Roman" w:cs="Times New Roman"/>
          <w:lang w:eastAsia="zh-CN"/>
        </w:rPr>
        <w:t xml:space="preserve">gene expression </w:t>
      </w:r>
      <w:r w:rsidR="00100A40">
        <w:rPr>
          <w:rFonts w:ascii="Times New Roman" w:hAnsi="Times New Roman" w:cs="Times New Roman"/>
          <w:lang w:eastAsia="zh-CN"/>
        </w:rPr>
        <w:t xml:space="preserve">of cells </w:t>
      </w:r>
      <w:r w:rsidR="00692443">
        <w:rPr>
          <w:rFonts w:ascii="Times New Roman" w:hAnsi="Times New Roman" w:cs="Times New Roman"/>
          <w:lang w:eastAsia="zh-CN"/>
        </w:rPr>
        <w:t xml:space="preserve">in </w:t>
      </w:r>
      <w:r w:rsidR="00037AE7" w:rsidRPr="002F5351">
        <w:rPr>
          <w:rFonts w:ascii="Times New Roman" w:hAnsi="Times New Roman" w:cs="Times New Roman"/>
          <w:lang w:eastAsia="zh-CN"/>
        </w:rPr>
        <w:t xml:space="preserve">heterogeneous </w:t>
      </w:r>
      <w:r w:rsidR="00D17FFD">
        <w:rPr>
          <w:rFonts w:ascii="Times New Roman" w:hAnsi="Times New Roman" w:cs="Times New Roman"/>
          <w:lang w:eastAsia="zh-CN"/>
        </w:rPr>
        <w:t>tissue samples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Pr>
          <w:rFonts w:ascii="Times New Roman" w:hAnsi="Times New Roman" w:cs="Times New Roman"/>
          <w:lang w:eastAsia="zh-CN"/>
        </w:rPr>
        <w:instrText xml:space="preserve"> ADDIN EN.CITE </w:instrText>
      </w:r>
      <w:r w:rsidR="00E274ED">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Pr>
          <w:rFonts w:ascii="Times New Roman" w:hAnsi="Times New Roman" w:cs="Times New Roman"/>
          <w:lang w:eastAsia="zh-CN"/>
        </w:rPr>
        <w:instrText xml:space="preserve"> ADDIN EN.CITE.DATA </w:instrText>
      </w:r>
      <w:r w:rsidR="00E274ED">
        <w:rPr>
          <w:rFonts w:ascii="Times New Roman" w:hAnsi="Times New Roman" w:cs="Times New Roman"/>
          <w:lang w:eastAsia="zh-CN"/>
        </w:rPr>
      </w:r>
      <w:r w:rsidR="00E274ED">
        <w:rPr>
          <w:rFonts w:ascii="Times New Roman" w:hAnsi="Times New Roman" w:cs="Times New Roman"/>
          <w:lang w:eastAsia="zh-CN"/>
        </w:rPr>
        <w:fldChar w:fldCharType="end"/>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[1-3]</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w:t>
      </w:r>
      <w:r w:rsidR="000740E7"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Th</w:t>
      </w:r>
      <w:r w:rsidR="0035074E">
        <w:rPr>
          <w:rFonts w:ascii="Times New Roman" w:hAnsi="Times New Roman" w:cs="Times New Roman"/>
          <w:lang w:eastAsia="zh-CN"/>
        </w:rPr>
        <w:t>is</w:t>
      </w:r>
      <w:r w:rsidR="00503CC6" w:rsidRPr="002F5351">
        <w:rPr>
          <w:rFonts w:ascii="Times New Roman" w:hAnsi="Times New Roman" w:cs="Times New Roman"/>
          <w:lang w:eastAsia="zh-CN"/>
        </w:rPr>
        <w:t xml:space="preserve"> technolog</w:t>
      </w:r>
      <w:r w:rsidR="00A0692D">
        <w:rPr>
          <w:rFonts w:ascii="Times New Roman" w:hAnsi="Times New Roman" w:cs="Times New Roman"/>
          <w:lang w:eastAsia="zh-CN"/>
        </w:rPr>
        <w:t>y</w:t>
      </w:r>
      <w:r w:rsidR="00503CC6" w:rsidRPr="002F5351">
        <w:rPr>
          <w:rFonts w:ascii="Times New Roman" w:hAnsi="Times New Roman" w:cs="Times New Roman"/>
          <w:lang w:eastAsia="zh-CN"/>
        </w:rPr>
        <w:t xml:space="preserve"> </w:t>
      </w:r>
      <w:r w:rsidR="00815BD6">
        <w:rPr>
          <w:rFonts w:ascii="Times New Roman" w:hAnsi="Times New Roman" w:cs="Times New Roman"/>
          <w:lang w:eastAsia="zh-CN"/>
        </w:rPr>
        <w:t xml:space="preserve">can </w:t>
      </w:r>
      <w:r w:rsidR="00503CC6" w:rsidRPr="002F5351">
        <w:rPr>
          <w:rFonts w:ascii="Times New Roman" w:hAnsi="Times New Roman" w:cs="Times New Roman"/>
          <w:lang w:eastAsia="zh-CN"/>
        </w:rPr>
        <w:t>measure</w:t>
      </w:r>
      <w:r w:rsidR="00C2263B">
        <w:rPr>
          <w:rFonts w:ascii="Times New Roman" w:hAnsi="Times New Roman" w:cs="Times New Roman"/>
          <w:lang w:eastAsia="zh-CN"/>
        </w:rPr>
        <w:t xml:space="preserve"> </w:t>
      </w:r>
      <w:r w:rsidR="00C2263B" w:rsidRPr="002F5351">
        <w:rPr>
          <w:rFonts w:ascii="Times New Roman" w:hAnsi="Times New Roman" w:cs="Times New Roman"/>
          <w:lang w:eastAsia="zh-CN"/>
        </w:rPr>
        <w:t>transcripts</w:t>
      </w:r>
      <w:r w:rsidR="006F6956">
        <w:rPr>
          <w:rFonts w:ascii="Times New Roman" w:hAnsi="Times New Roman" w:cs="Times New Roman"/>
          <w:lang w:eastAsia="zh-CN"/>
        </w:rPr>
        <w:t xml:space="preserve"> </w:t>
      </w:r>
      <w:r w:rsidR="005239A9">
        <w:rPr>
          <w:rFonts w:ascii="Times New Roman" w:hAnsi="Times New Roman" w:cs="Times New Roman"/>
          <w:lang w:eastAsia="zh-CN"/>
        </w:rPr>
        <w:t>in</w:t>
      </w:r>
      <w:r w:rsidR="00503CC6" w:rsidRPr="002F5351">
        <w:rPr>
          <w:rFonts w:ascii="Times New Roman" w:hAnsi="Times New Roman" w:cs="Times New Roman"/>
          <w:lang w:eastAsia="zh-CN"/>
        </w:rPr>
        <w:t xml:space="preserve"> thousands of single cells from multiple biological samples under </w:t>
      </w:r>
      <w:r w:rsidR="009465F0">
        <w:rPr>
          <w:rFonts w:ascii="Times New Roman" w:hAnsi="Times New Roman" w:cs="Times New Roman"/>
          <w:lang w:eastAsia="zh-CN"/>
        </w:rPr>
        <w:t>different</w:t>
      </w:r>
      <w:r w:rsidR="009465F0" w:rsidRPr="002F5351">
        <w:rPr>
          <w:rFonts w:ascii="Times New Roman" w:hAnsi="Times New Roman" w:cs="Times New Roman"/>
          <w:lang w:eastAsia="zh-CN"/>
        </w:rPr>
        <w:t xml:space="preserve"> </w:t>
      </w:r>
      <w:r w:rsidR="00503CC6" w:rsidRPr="002F5351">
        <w:rPr>
          <w:rFonts w:ascii="Times New Roman" w:hAnsi="Times New Roman" w:cs="Times New Roman"/>
          <w:lang w:eastAsia="zh-CN"/>
        </w:rPr>
        <w:t>conditions</w:t>
      </w:r>
      <w:r w:rsidR="002758CF" w:rsidRPr="002F5351">
        <w:rPr>
          <w:rFonts w:ascii="Times New Roman" w:hAnsi="Times New Roman" w:cs="Times New Roman"/>
          <w:lang w:eastAsia="zh-CN"/>
        </w:rPr>
        <w:t xml:space="preserve"> </w:t>
      </w:r>
      <w:r w:rsidR="002758CF"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2758CF" w:rsidRPr="002F5351">
        <w:rPr>
          <w:rFonts w:ascii="Times New Roman" w:hAnsi="Times New Roman" w:cs="Times New Roman"/>
          <w:lang w:eastAsia="zh-CN"/>
        </w:rPr>
      </w:r>
      <w:r w:rsidR="002758CF" w:rsidRPr="002F5351">
        <w:rPr>
          <w:rFonts w:ascii="Times New Roman" w:hAnsi="Times New Roman" w:cs="Times New Roman"/>
          <w:lang w:eastAsia="zh-CN"/>
        </w:rPr>
        <w:fldChar w:fldCharType="separate"/>
      </w:r>
      <w:r w:rsidR="002758CF" w:rsidRPr="002F5351">
        <w:rPr>
          <w:rFonts w:ascii="Times New Roman" w:hAnsi="Times New Roman" w:cs="Times New Roman"/>
          <w:noProof/>
          <w:lang w:eastAsia="zh-CN"/>
        </w:rPr>
        <w:t>[4-8]</w:t>
      </w:r>
      <w:r w:rsidR="002758CF" w:rsidRPr="002F5351">
        <w:rPr>
          <w:rFonts w:ascii="Times New Roman" w:hAnsi="Times New Roman" w:cs="Times New Roman"/>
          <w:lang w:eastAsia="zh-CN"/>
        </w:rPr>
        <w:fldChar w:fldCharType="end"/>
      </w:r>
      <w:r w:rsidR="00503CC6"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Such breakthrough technology has inspired </w:t>
      </w:r>
      <w:r w:rsidR="005656B9">
        <w:rPr>
          <w:rFonts w:ascii="Times New Roman" w:hAnsi="Times New Roman" w:cs="Times New Roman"/>
          <w:lang w:eastAsia="zh-CN"/>
        </w:rPr>
        <w:t xml:space="preserve">the development of </w:t>
      </w:r>
      <w:r w:rsidR="00D9361F">
        <w:rPr>
          <w:rFonts w:ascii="Times New Roman" w:hAnsi="Times New Roman" w:cs="Times New Roman"/>
          <w:lang w:eastAsia="zh-CN"/>
        </w:rPr>
        <w:t xml:space="preserve">tailored </w:t>
      </w:r>
      <w:r w:rsidR="006C7557">
        <w:rPr>
          <w:rFonts w:ascii="Times New Roman" w:hAnsi="Times New Roman" w:cs="Times New Roman"/>
          <w:lang w:eastAsia="zh-CN"/>
        </w:rPr>
        <w:t>computational</w:t>
      </w:r>
      <w:r w:rsidR="00287431"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tools </w:t>
      </w:r>
      <w:r w:rsidR="00CD3F07">
        <w:rPr>
          <w:rFonts w:ascii="Times New Roman" w:hAnsi="Times New Roman" w:cs="Times New Roman"/>
          <w:lang w:eastAsia="zh-CN"/>
        </w:rPr>
        <w:t>such as</w:t>
      </w:r>
      <w:r w:rsidR="00CD3F07" w:rsidRPr="002F5351">
        <w:rPr>
          <w:rFonts w:ascii="Times New Roman" w:hAnsi="Times New Roman" w:cs="Times New Roman"/>
          <w:lang w:eastAsia="zh-CN"/>
        </w:rPr>
        <w:t xml:space="preserve"> </w:t>
      </w:r>
      <w:r w:rsidR="000740E7" w:rsidRPr="002F5351">
        <w:rPr>
          <w:rFonts w:ascii="Times New Roman" w:hAnsi="Times New Roman" w:cs="Times New Roman"/>
          <w:lang w:eastAsia="zh-CN"/>
        </w:rPr>
        <w:t>cell</w:t>
      </w:r>
      <w:r w:rsidR="006D12C7">
        <w:rPr>
          <w:rFonts w:ascii="Times New Roman" w:hAnsi="Times New Roman" w:cs="Times New Roman"/>
          <w:lang w:eastAsia="zh-CN"/>
        </w:rPr>
        <w:t xml:space="preserve"> </w:t>
      </w:r>
      <w:r w:rsidR="000740E7" w:rsidRPr="002F5351">
        <w:rPr>
          <w:rFonts w:ascii="Times New Roman" w:hAnsi="Times New Roman" w:cs="Times New Roman"/>
          <w:lang w:eastAsia="zh-CN"/>
        </w:rPr>
        <w:t xml:space="preserve">type </w:t>
      </w:r>
      <w:r w:rsidR="006D12C7">
        <w:rPr>
          <w:rFonts w:ascii="Times New Roman" w:hAnsi="Times New Roman" w:cs="Times New Roman"/>
          <w:lang w:eastAsia="zh-CN"/>
        </w:rPr>
        <w:t>annotations</w:t>
      </w:r>
      <w:r w:rsidR="006D12C7" w:rsidRPr="002F5351">
        <w:rPr>
          <w:rFonts w:ascii="Times New Roman" w:hAnsi="Times New Roman" w:cs="Times New Roman"/>
          <w:lang w:eastAsia="zh-CN"/>
        </w:rPr>
        <w:t xml:space="preserve"> </w: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 </w:instrText>
      </w:r>
      <w:r w:rsidR="00B41DEB" w:rsidRPr="002F5351">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2F5351">
        <w:rPr>
          <w:rFonts w:ascii="Times New Roman" w:hAnsi="Times New Roman" w:cs="Times New Roman"/>
          <w:lang w:eastAsia="zh-CN"/>
        </w:rPr>
        <w:instrText xml:space="preserve"> ADDIN EN.CITE.DATA </w:instrText>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end"/>
      </w:r>
      <w:r w:rsidR="00B41DEB" w:rsidRPr="002F5351">
        <w:rPr>
          <w:rFonts w:ascii="Times New Roman" w:hAnsi="Times New Roman" w:cs="Times New Roman"/>
          <w:lang w:eastAsia="zh-CN"/>
        </w:rPr>
      </w:r>
      <w:r w:rsidR="00B41DEB" w:rsidRPr="002F5351">
        <w:rPr>
          <w:rFonts w:ascii="Times New Roman" w:hAnsi="Times New Roman" w:cs="Times New Roman"/>
          <w:lang w:eastAsia="zh-CN"/>
        </w:rPr>
        <w:fldChar w:fldCharType="separate"/>
      </w:r>
      <w:r w:rsidR="00B41DEB" w:rsidRPr="002F5351">
        <w:rPr>
          <w:rFonts w:ascii="Times New Roman" w:hAnsi="Times New Roman" w:cs="Times New Roman"/>
          <w:noProof/>
          <w:lang w:eastAsia="zh-CN"/>
        </w:rPr>
        <w:t>[9-12]</w:t>
      </w:r>
      <w:r w:rsidR="00B41DEB" w:rsidRPr="002F5351">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7508D">
        <w:rPr>
          <w:rFonts w:ascii="Times New Roman" w:hAnsi="Times New Roman" w:cs="Times New Roman"/>
          <w:lang w:eastAsia="zh-CN"/>
        </w:rPr>
        <w:t xml:space="preserve">identification of </w:t>
      </w:r>
      <w:r w:rsidR="00A96EB4">
        <w:rPr>
          <w:rFonts w:ascii="Times New Roman" w:hAnsi="Times New Roman" w:cs="Times New Roman"/>
          <w:lang w:eastAsia="zh-CN"/>
        </w:rPr>
        <w:t>pseudotime</w:t>
      </w:r>
      <w:r w:rsidR="00395E54">
        <w:rPr>
          <w:rFonts w:ascii="Times New Roman" w:hAnsi="Times New Roman" w:cs="Times New Roman"/>
          <w:lang w:eastAsia="zh-CN"/>
        </w:rPr>
        <w:t xml:space="preserve"> </w:t>
      </w:r>
      <w:r w:rsidR="00C3100C">
        <w:rPr>
          <w:rFonts w:ascii="Times New Roman" w:hAnsi="Times New Roman" w:cs="Times New Roman"/>
          <w:lang w:eastAsia="zh-CN"/>
        </w:rPr>
        <w:t>trajectorie</w:t>
      </w:r>
      <w:r w:rsidR="00F5037D">
        <w:rPr>
          <w:rFonts w:ascii="Times New Roman" w:hAnsi="Times New Roman" w:cs="Times New Roman"/>
          <w:lang w:eastAsia="zh-CN"/>
        </w:rPr>
        <w:t>s</w:t>
      </w:r>
      <w:r w:rsidR="005A5691">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[13, 14]</w:t>
      </w:r>
      <w:r w:rsidR="00DE7A68">
        <w:rPr>
          <w:rFonts w:ascii="Times New Roman" w:hAnsi="Times New Roman" w:cs="Times New Roman"/>
          <w:lang w:eastAsia="zh-CN"/>
        </w:rPr>
        <w:fldChar w:fldCharType="end"/>
      </w:r>
      <w:r w:rsidR="000740E7" w:rsidRPr="002F5351">
        <w:rPr>
          <w:rFonts w:ascii="Times New Roman" w:hAnsi="Times New Roman" w:cs="Times New Roman"/>
          <w:lang w:eastAsia="zh-CN"/>
        </w:rPr>
        <w:t xml:space="preserve">, </w:t>
      </w:r>
      <w:r w:rsidR="00F25B49">
        <w:rPr>
          <w:rFonts w:ascii="Times New Roman" w:hAnsi="Times New Roman" w:cs="Times New Roman"/>
          <w:lang w:eastAsia="zh-CN"/>
        </w:rPr>
        <w:t xml:space="preserve">and </w:t>
      </w:r>
      <w:r w:rsidR="0076371C">
        <w:rPr>
          <w:rFonts w:ascii="Times New Roman" w:hAnsi="Times New Roman" w:cs="Times New Roman"/>
          <w:lang w:eastAsia="zh-CN"/>
        </w:rPr>
        <w:t>rare cell type det</w:t>
      </w:r>
      <w:r w:rsidR="00DE79BC">
        <w:rPr>
          <w:rFonts w:ascii="Times New Roman" w:hAnsi="Times New Roman" w:cs="Times New Roman"/>
          <w:lang w:eastAsia="zh-CN"/>
        </w:rPr>
        <w:t>e</w:t>
      </w:r>
      <w:r w:rsidR="0076371C">
        <w:rPr>
          <w:rFonts w:ascii="Times New Roman" w:hAnsi="Times New Roman" w:cs="Times New Roman"/>
          <w:lang w:eastAsia="zh-CN"/>
        </w:rPr>
        <w:t>ctio</w:t>
      </w:r>
      <w:r w:rsidR="00D958B6">
        <w:rPr>
          <w:rFonts w:ascii="Times New Roman" w:hAnsi="Times New Roman" w:cs="Times New Roman"/>
          <w:lang w:eastAsia="zh-CN"/>
        </w:rPr>
        <w:t>n</w:t>
      </w:r>
      <w:r w:rsidR="00DE7A68">
        <w:rPr>
          <w:rFonts w:ascii="Times New Roman" w:hAnsi="Times New Roman" w:cs="Times New Roman"/>
          <w:lang w:eastAsia="zh-CN"/>
        </w:rPr>
        <w:t xml:space="preserve"> </w:t>
      </w:r>
      <w:r w:rsidR="00DE7A68">
        <w:rPr>
          <w:rFonts w:ascii="Times New Roman" w:hAnsi="Times New Roman" w:cs="Times New Roman"/>
          <w:lang w:eastAsia="zh-CN"/>
        </w:rPr>
        <w:fldChar w:fldCharType="begin"/>
      </w:r>
      <w:r w:rsidR="00DE7A68">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Pr>
          <w:rFonts w:ascii="Times New Roman" w:hAnsi="Times New Roman" w:cs="Times New Roman"/>
          <w:lang w:eastAsia="zh-CN"/>
        </w:rPr>
        <w:fldChar w:fldCharType="separate"/>
      </w:r>
      <w:r w:rsidR="00DE7A68">
        <w:rPr>
          <w:rFonts w:ascii="Times New Roman" w:hAnsi="Times New Roman" w:cs="Times New Roman"/>
          <w:noProof/>
          <w:lang w:eastAsia="zh-CN"/>
        </w:rPr>
        <w:t>[15, 16]</w:t>
      </w:r>
      <w:r w:rsidR="00DE7A68">
        <w:rPr>
          <w:rFonts w:ascii="Times New Roman" w:hAnsi="Times New Roman" w:cs="Times New Roman"/>
          <w:lang w:eastAsia="zh-CN"/>
        </w:rPr>
        <w:fldChar w:fldCharType="end"/>
      </w:r>
      <w:r w:rsidR="00AC18BC" w:rsidRPr="002F5351">
        <w:rPr>
          <w:rFonts w:ascii="Times New Roman" w:hAnsi="Times New Roman" w:cs="Times New Roman"/>
          <w:lang w:eastAsia="zh-CN"/>
        </w:rPr>
        <w:t xml:space="preserve">, </w:t>
      </w:r>
      <w:r w:rsidR="00B34B3B">
        <w:rPr>
          <w:rFonts w:ascii="Times New Roman" w:hAnsi="Times New Roman" w:cs="Times New Roman"/>
          <w:lang w:eastAsia="zh-CN"/>
        </w:rPr>
        <w:t xml:space="preserve">facilitating the </w:t>
      </w:r>
      <w:r w:rsidR="00D424C6">
        <w:rPr>
          <w:rFonts w:ascii="Times New Roman" w:hAnsi="Times New Roman" w:cs="Times New Roman"/>
          <w:lang w:eastAsia="zh-CN"/>
        </w:rPr>
        <w:t>biological insights into single-cell data</w:t>
      </w:r>
      <w:r w:rsidR="00402CE6">
        <w:rPr>
          <w:rFonts w:ascii="Times New Roman" w:hAnsi="Times New Roman" w:cs="Times New Roman"/>
          <w:lang w:eastAsia="zh-CN"/>
        </w:rPr>
        <w:t xml:space="preserve"> </w:t>
      </w:r>
      <w:commentRangeStart w:id="85"/>
      <w:r w:rsidR="00402CE6">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Pr>
          <w:rFonts w:ascii="Times New Roman" w:hAnsi="Times New Roman" w:cs="Times New Roman"/>
          <w:lang w:eastAsia="zh-CN"/>
        </w:rPr>
        <w:fldChar w:fldCharType="separate"/>
      </w:r>
      <w:r w:rsidR="00402CE6">
        <w:rPr>
          <w:rFonts w:ascii="Times New Roman" w:hAnsi="Times New Roman" w:cs="Times New Roman"/>
          <w:noProof/>
          <w:lang w:eastAsia="zh-CN"/>
        </w:rPr>
        <w:t>[17, 18]</w:t>
      </w:r>
      <w:r w:rsidR="00402CE6">
        <w:rPr>
          <w:rFonts w:ascii="Times New Roman" w:hAnsi="Times New Roman" w:cs="Times New Roman"/>
          <w:lang w:eastAsia="zh-CN"/>
        </w:rPr>
        <w:fldChar w:fldCharType="end"/>
      </w:r>
      <w:commentRangeEnd w:id="85"/>
      <w:r w:rsidR="00402CE6">
        <w:rPr>
          <w:rStyle w:val="af5"/>
        </w:rPr>
        <w:commentReference w:id="85"/>
      </w:r>
      <w:r w:rsidR="000740E7" w:rsidRPr="002F5351">
        <w:rPr>
          <w:rFonts w:ascii="Times New Roman" w:hAnsi="Times New Roman" w:cs="Times New Roman"/>
          <w:lang w:eastAsia="zh-CN"/>
        </w:rPr>
        <w:t>.</w:t>
      </w:r>
    </w:p>
    <w:p w14:paraId="0A24601C" w14:textId="3CD7FDB7" w:rsidR="000A09E4" w:rsidRDefault="00BF0185" w:rsidP="00987297">
      <w:pPr>
        <w:jc w:val="both"/>
        <w:rPr>
          <w:rFonts w:ascii="Times New Roman" w:hAnsi="Times New Roman" w:cs="Times New Roman"/>
          <w:lang w:eastAsia="zh-CN"/>
        </w:rPr>
      </w:pPr>
      <w:r w:rsidRPr="002F5351">
        <w:rPr>
          <w:rFonts w:ascii="Times New Roman" w:hAnsi="Times New Roman" w:cs="Times New Roman"/>
          <w:lang w:eastAsia="zh-CN"/>
        </w:rPr>
        <w:t>Although scRNA-seq</w:t>
      </w:r>
      <w:r w:rsidR="004E4E84">
        <w:rPr>
          <w:rFonts w:ascii="Times New Roman" w:hAnsi="Times New Roman" w:cs="Times New Roman"/>
          <w:lang w:eastAsia="zh-CN"/>
        </w:rPr>
        <w:t xml:space="preserve"> te</w:t>
      </w:r>
      <w:r w:rsidR="009E1BA9">
        <w:rPr>
          <w:rFonts w:ascii="Times New Roman" w:hAnsi="Times New Roman" w:cs="Times New Roman"/>
          <w:lang w:eastAsia="zh-CN"/>
        </w:rPr>
        <w:t>ch</w:t>
      </w:r>
      <w:r w:rsidR="004E4E84">
        <w:rPr>
          <w:rFonts w:ascii="Times New Roman" w:hAnsi="Times New Roman" w:cs="Times New Roman"/>
          <w:lang w:eastAsia="zh-CN"/>
        </w:rPr>
        <w:t>nolog</w:t>
      </w:r>
      <w:r w:rsidR="006D2DDB">
        <w:rPr>
          <w:rFonts w:ascii="Times New Roman" w:hAnsi="Times New Roman" w:cs="Times New Roman"/>
          <w:lang w:eastAsia="zh-CN"/>
        </w:rPr>
        <w:t>ies</w:t>
      </w:r>
      <w:r w:rsidRPr="002F5351">
        <w:rPr>
          <w:rFonts w:ascii="Times New Roman" w:hAnsi="Times New Roman" w:cs="Times New Roman"/>
          <w:lang w:eastAsia="zh-CN"/>
        </w:rPr>
        <w:t xml:space="preserve"> </w:t>
      </w:r>
      <w:r w:rsidR="00617AD3" w:rsidRPr="002F5351">
        <w:rPr>
          <w:rFonts w:ascii="Times New Roman" w:hAnsi="Times New Roman" w:cs="Times New Roman"/>
          <w:lang w:eastAsia="zh-CN"/>
        </w:rPr>
        <w:t>ha</w:t>
      </w:r>
      <w:r w:rsidR="006D2DDB">
        <w:rPr>
          <w:rFonts w:ascii="Times New Roman" w:hAnsi="Times New Roman" w:cs="Times New Roman"/>
          <w:lang w:eastAsia="zh-CN"/>
        </w:rPr>
        <w:t>ve</w:t>
      </w:r>
      <w:r w:rsidRPr="002F5351">
        <w:rPr>
          <w:rFonts w:ascii="Times New Roman" w:hAnsi="Times New Roman" w:cs="Times New Roman"/>
          <w:lang w:eastAsia="zh-CN"/>
        </w:rPr>
        <w:t xml:space="preserve"> led to </w:t>
      </w:r>
      <w:r w:rsidR="00617AD3" w:rsidRPr="002F5351">
        <w:rPr>
          <w:rFonts w:ascii="Times New Roman" w:hAnsi="Times New Roman" w:cs="Times New Roman"/>
          <w:lang w:eastAsia="zh-CN"/>
        </w:rPr>
        <w:t xml:space="preserve">a </w:t>
      </w:r>
      <w:r w:rsidRPr="002F5351">
        <w:rPr>
          <w:rFonts w:ascii="Times New Roman" w:hAnsi="Times New Roman" w:cs="Times New Roman"/>
          <w:lang w:eastAsia="zh-CN"/>
        </w:rPr>
        <w:t xml:space="preserve">remarkable growth of </w:t>
      </w:r>
      <w:r w:rsidR="00617AD3" w:rsidRPr="002F5351">
        <w:rPr>
          <w:rFonts w:ascii="Times New Roman" w:hAnsi="Times New Roman" w:cs="Times New Roman"/>
          <w:lang w:eastAsia="zh-CN"/>
        </w:rPr>
        <w:t>single-cell</w:t>
      </w:r>
      <w:r w:rsidRPr="002F5351">
        <w:rPr>
          <w:rFonts w:ascii="Times New Roman" w:hAnsi="Times New Roman" w:cs="Times New Roman"/>
          <w:lang w:eastAsia="zh-CN"/>
        </w:rPr>
        <w:t xml:space="preserve"> data, it was still challenging to collect</w:t>
      </w:r>
      <w:r w:rsidR="00796857">
        <w:rPr>
          <w:rFonts w:ascii="Times New Roman" w:hAnsi="Times New Roman" w:cs="Times New Roman"/>
          <w:lang w:eastAsia="zh-CN"/>
        </w:rPr>
        <w:t xml:space="preserve"> the</w:t>
      </w:r>
      <w:r w:rsidRPr="002F5351">
        <w:rPr>
          <w:rFonts w:ascii="Times New Roman" w:hAnsi="Times New Roman" w:cs="Times New Roman"/>
          <w:lang w:eastAsia="zh-CN"/>
        </w:rPr>
        <w:t xml:space="preserve"> </w:t>
      </w:r>
      <w:r w:rsidR="00624938">
        <w:rPr>
          <w:rFonts w:ascii="Times New Roman" w:hAnsi="Times New Roman" w:cs="Times New Roman"/>
          <w:lang w:eastAsia="zh-CN"/>
        </w:rPr>
        <w:t>matched</w:t>
      </w:r>
      <w:r w:rsidR="00624938" w:rsidRPr="002F5351">
        <w:rPr>
          <w:rFonts w:ascii="Times New Roman" w:hAnsi="Times New Roman" w:cs="Times New Roman"/>
          <w:lang w:eastAsia="zh-CN"/>
        </w:rPr>
        <w:t xml:space="preserve"> </w:t>
      </w:r>
      <w:r w:rsidRPr="002F5351">
        <w:rPr>
          <w:rFonts w:ascii="Times New Roman" w:hAnsi="Times New Roman" w:cs="Times New Roman"/>
          <w:lang w:eastAsia="zh-CN"/>
        </w:rPr>
        <w:t xml:space="preserve">pairs of control and </w:t>
      </w:r>
      <w:r w:rsidR="00923BA0">
        <w:rPr>
          <w:rFonts w:ascii="Times New Roman" w:hAnsi="Times New Roman" w:cs="Times New Roman"/>
          <w:lang w:eastAsia="zh-CN"/>
        </w:rPr>
        <w:t>perturbed</w:t>
      </w:r>
      <w:r w:rsidRPr="002F5351">
        <w:rPr>
          <w:rFonts w:ascii="Times New Roman" w:hAnsi="Times New Roman" w:cs="Times New Roman"/>
          <w:lang w:eastAsia="zh-CN"/>
        </w:rPr>
        <w:t xml:space="preserve"> sample</w:t>
      </w:r>
      <w:r w:rsidR="005E60E0">
        <w:rPr>
          <w:rFonts w:ascii="Times New Roman" w:hAnsi="Times New Roman" w:cs="Times New Roman"/>
          <w:lang w:eastAsia="zh-CN"/>
        </w:rPr>
        <w:t>s</w:t>
      </w:r>
      <w:r w:rsidRPr="002F5351">
        <w:rPr>
          <w:rFonts w:ascii="Times New Roman" w:hAnsi="Times New Roman" w:cs="Times New Roman"/>
          <w:lang w:eastAsia="zh-CN"/>
        </w:rPr>
        <w:t xml:space="preserve"> for a particular </w:t>
      </w:r>
      <w:del w:id="86" w:author="tang zijia" w:date="2023-09-10T13:44:00Z">
        <w:r w:rsidR="00D060B0" w:rsidDel="00923BA0">
          <w:rPr>
            <w:rFonts w:ascii="Times New Roman" w:hAnsi="Times New Roman" w:cs="Times New Roman"/>
            <w:lang w:eastAsia="zh-CN"/>
          </w:rPr>
          <w:delText>stimulus</w:delText>
        </w:r>
        <w:r w:rsidR="0051280B" w:rsidDel="00923BA0">
          <w:rPr>
            <w:rFonts w:ascii="Times New Roman" w:hAnsi="Times New Roman" w:cs="Times New Roman"/>
            <w:lang w:eastAsia="zh-CN"/>
          </w:rPr>
          <w:delText xml:space="preserve"> </w:delText>
        </w:r>
        <w:r w:rsidR="00D12DA5" w:rsidDel="00923BA0">
          <w:rPr>
            <w:rFonts w:ascii="Times New Roman" w:hAnsi="Times New Roman" w:cs="Times New Roman"/>
            <w:lang w:eastAsia="zh-CN"/>
          </w:rPr>
          <w:delText xml:space="preserve">or </w:delText>
        </w:r>
      </w:del>
      <w:r w:rsidR="00D12DA5">
        <w:rPr>
          <w:rFonts w:ascii="Times New Roman" w:hAnsi="Times New Roman" w:cs="Times New Roman"/>
          <w:lang w:eastAsia="zh-CN"/>
        </w:rPr>
        <w:t>perturbation</w:t>
      </w:r>
      <w:r w:rsidRPr="002F5351">
        <w:rPr>
          <w:rFonts w:ascii="Times New Roman" w:hAnsi="Times New Roman" w:cs="Times New Roman"/>
          <w:lang w:eastAsia="zh-CN"/>
        </w:rPr>
        <w:t xml:space="preserve">. </w:t>
      </w:r>
      <w:r w:rsidR="00533A56">
        <w:rPr>
          <w:rFonts w:ascii="Times New Roman" w:hAnsi="Times New Roman" w:cs="Times New Roman"/>
          <w:lang w:eastAsia="zh-CN"/>
        </w:rPr>
        <w:t>As</w:t>
      </w:r>
      <w:r w:rsidR="00B146DE">
        <w:rPr>
          <w:rFonts w:ascii="Times New Roman" w:hAnsi="Times New Roman" w:cs="Times New Roman"/>
          <w:lang w:eastAsia="zh-CN"/>
        </w:rPr>
        <w:t xml:space="preserve"> </w:t>
      </w:r>
      <w:r w:rsidR="00C01850">
        <w:rPr>
          <w:rFonts w:ascii="Times New Roman" w:hAnsi="Times New Roman" w:cs="Times New Roman"/>
          <w:lang w:eastAsia="zh-CN"/>
        </w:rPr>
        <w:t xml:space="preserve">current </w:t>
      </w:r>
      <w:r w:rsidR="00134716">
        <w:rPr>
          <w:rFonts w:ascii="Times New Roman" w:hAnsi="Times New Roman" w:cs="Times New Roman"/>
          <w:lang w:eastAsia="zh-CN"/>
        </w:rPr>
        <w:t>database</w:t>
      </w:r>
      <w:r w:rsidR="00DD0230">
        <w:rPr>
          <w:rFonts w:ascii="Times New Roman" w:hAnsi="Times New Roman" w:cs="Times New Roman"/>
          <w:lang w:eastAsia="zh-CN"/>
        </w:rPr>
        <w:t>s</w:t>
      </w:r>
      <w:r w:rsidR="00134716">
        <w:rPr>
          <w:rFonts w:ascii="Times New Roman" w:hAnsi="Times New Roman" w:cs="Times New Roman"/>
          <w:lang w:eastAsia="zh-CN"/>
        </w:rPr>
        <w:t xml:space="preserve"> </w:t>
      </w:r>
      <w:r w:rsidR="00D958FF">
        <w:rPr>
          <w:rFonts w:ascii="Times New Roman" w:hAnsi="Times New Roman" w:cs="Times New Roman"/>
          <w:lang w:eastAsia="zh-CN"/>
        </w:rPr>
        <w:t>comprise</w:t>
      </w:r>
      <w:r w:rsidR="00134716">
        <w:rPr>
          <w:rFonts w:ascii="Times New Roman" w:hAnsi="Times New Roman" w:cs="Times New Roman"/>
          <w:lang w:eastAsia="zh-CN"/>
        </w:rPr>
        <w:t xml:space="preserve"> a wide </w:t>
      </w:r>
      <w:r w:rsidR="006A21D5">
        <w:rPr>
          <w:rFonts w:ascii="Times New Roman" w:hAnsi="Times New Roman" w:cs="Times New Roman"/>
          <w:lang w:eastAsia="zh-CN"/>
        </w:rPr>
        <w:t>variety</w:t>
      </w:r>
      <w:r w:rsidR="00134716">
        <w:rPr>
          <w:rFonts w:ascii="Times New Roman" w:hAnsi="Times New Roman" w:cs="Times New Roman"/>
          <w:lang w:eastAsia="zh-CN"/>
        </w:rPr>
        <w:t xml:space="preserve"> of </w:t>
      </w:r>
      <w:r w:rsidR="004B39EE">
        <w:rPr>
          <w:rFonts w:ascii="Times New Roman" w:hAnsi="Times New Roman" w:cs="Times New Roman"/>
          <w:lang w:eastAsia="zh-CN"/>
        </w:rPr>
        <w:t>single</w:t>
      </w:r>
      <w:r w:rsidR="00727EE6">
        <w:rPr>
          <w:rFonts w:ascii="Times New Roman" w:hAnsi="Times New Roman" w:cs="Times New Roman"/>
          <w:lang w:eastAsia="zh-CN"/>
        </w:rPr>
        <w:t>-cell</w:t>
      </w:r>
      <w:r w:rsidR="00130EA3">
        <w:rPr>
          <w:rFonts w:ascii="Times New Roman" w:hAnsi="Times New Roman" w:cs="Times New Roman"/>
          <w:lang w:eastAsia="zh-CN"/>
        </w:rPr>
        <w:t xml:space="preserve"> data collected from </w:t>
      </w:r>
      <w:r w:rsidR="00FA5E1C">
        <w:rPr>
          <w:rFonts w:ascii="Times New Roman" w:hAnsi="Times New Roman" w:cs="Times New Roman"/>
          <w:lang w:eastAsia="zh-CN"/>
        </w:rPr>
        <w:t xml:space="preserve">samples </w:t>
      </w:r>
      <w:r w:rsidR="005F27D5">
        <w:rPr>
          <w:rFonts w:ascii="Times New Roman" w:hAnsi="Times New Roman" w:cs="Times New Roman"/>
          <w:lang w:eastAsia="zh-CN"/>
        </w:rPr>
        <w:t xml:space="preserve">at normal conditions, </w:t>
      </w:r>
      <w:r w:rsidR="00EC4147">
        <w:rPr>
          <w:rFonts w:ascii="Times New Roman" w:hAnsi="Times New Roman" w:cs="Times New Roman"/>
          <w:lang w:eastAsia="zh-CN"/>
        </w:rPr>
        <w:t>t</w:t>
      </w:r>
      <w:r w:rsidR="00B867BC">
        <w:rPr>
          <w:rFonts w:ascii="Times New Roman" w:hAnsi="Times New Roman" w:cs="Times New Roman"/>
          <w:lang w:eastAsia="zh-CN"/>
        </w:rPr>
        <w:t xml:space="preserve">here is </w:t>
      </w:r>
      <w:ins w:id="87" w:author="tang zijia" w:date="2023-09-10T13:45:00Z">
        <w:r w:rsidR="00923BA0">
          <w:rPr>
            <w:rFonts w:ascii="Times New Roman" w:hAnsi="Times New Roman" w:cs="Times New Roman"/>
            <w:lang w:eastAsia="zh-CN"/>
          </w:rPr>
          <w:t xml:space="preserve">a </w:t>
        </w:r>
      </w:ins>
      <w:r w:rsidR="00136355">
        <w:rPr>
          <w:rFonts w:ascii="Times New Roman" w:hAnsi="Times New Roman" w:cs="Times New Roman"/>
          <w:lang w:eastAsia="zh-CN"/>
        </w:rPr>
        <w:t xml:space="preserve">critical need </w:t>
      </w:r>
      <w:r w:rsidRPr="002F5351">
        <w:rPr>
          <w:rFonts w:ascii="Times New Roman" w:hAnsi="Times New Roman" w:cs="Times New Roman"/>
          <w:lang w:eastAsia="zh-CN"/>
        </w:rPr>
        <w:t>to leverage the existing data</w:t>
      </w:r>
      <w:r w:rsidR="00F67B3C">
        <w:rPr>
          <w:rFonts w:ascii="Times New Roman" w:hAnsi="Times New Roman" w:cs="Times New Roman"/>
          <w:lang w:eastAsia="zh-CN"/>
        </w:rPr>
        <w:t xml:space="preserve"> at normal </w:t>
      </w:r>
      <w:r w:rsidR="00E83129">
        <w:rPr>
          <w:rFonts w:ascii="Times New Roman" w:hAnsi="Times New Roman" w:cs="Times New Roman"/>
          <w:lang w:eastAsia="zh-CN"/>
        </w:rPr>
        <w:t>conditions</w:t>
      </w:r>
      <w:r w:rsidRPr="002F5351">
        <w:rPr>
          <w:rFonts w:ascii="Times New Roman" w:hAnsi="Times New Roman" w:cs="Times New Roman"/>
          <w:lang w:eastAsia="zh-CN"/>
        </w:rPr>
        <w:t xml:space="preserve"> to generate </w:t>
      </w:r>
      <w:r w:rsidR="00584074">
        <w:rPr>
          <w:rFonts w:ascii="Times New Roman" w:hAnsi="Times New Roman" w:cs="Times New Roman"/>
          <w:lang w:eastAsia="zh-CN"/>
        </w:rPr>
        <w:t>and predict the</w:t>
      </w:r>
      <w:r w:rsidR="00D0315A">
        <w:rPr>
          <w:rFonts w:ascii="Times New Roman" w:hAnsi="Times New Roman" w:cs="Times New Roman"/>
          <w:lang w:eastAsia="zh-CN"/>
        </w:rPr>
        <w:t xml:space="preserve"> single-cell data </w:t>
      </w:r>
      <w:r w:rsidR="00CC3171">
        <w:rPr>
          <w:rFonts w:ascii="Times New Roman" w:hAnsi="Times New Roman" w:cs="Times New Roman"/>
          <w:lang w:eastAsia="zh-CN"/>
        </w:rPr>
        <w:t>after</w:t>
      </w:r>
      <w:r w:rsidR="00E27999">
        <w:rPr>
          <w:rFonts w:ascii="Times New Roman" w:hAnsi="Times New Roman" w:cs="Times New Roman"/>
          <w:lang w:eastAsia="zh-CN"/>
        </w:rPr>
        <w:t xml:space="preserve"> </w:t>
      </w:r>
      <w:r w:rsidR="002C16C6">
        <w:rPr>
          <w:rFonts w:ascii="Times New Roman" w:hAnsi="Times New Roman" w:cs="Times New Roman"/>
          <w:lang w:eastAsia="zh-CN"/>
        </w:rPr>
        <w:t xml:space="preserve">a </w:t>
      </w:r>
      <w:r w:rsidR="00F90193">
        <w:rPr>
          <w:rFonts w:ascii="Times New Roman" w:hAnsi="Times New Roman" w:cs="Times New Roman"/>
          <w:lang w:eastAsia="zh-CN"/>
        </w:rPr>
        <w:t xml:space="preserve">certain </w:t>
      </w:r>
      <w:r w:rsidR="00E11ABF">
        <w:rPr>
          <w:rFonts w:ascii="Times New Roman" w:hAnsi="Times New Roman" w:cs="Times New Roman"/>
          <w:lang w:eastAsia="zh-CN"/>
        </w:rPr>
        <w:t>perturbation</w:t>
      </w:r>
      <w:r w:rsidR="00E27999">
        <w:rPr>
          <w:rFonts w:ascii="Times New Roman" w:hAnsi="Times New Roman" w:cs="Times New Roman"/>
          <w:lang w:eastAsia="zh-CN"/>
        </w:rPr>
        <w:t xml:space="preserve">. </w:t>
      </w:r>
      <w:r w:rsidR="00B74569">
        <w:rPr>
          <w:rFonts w:ascii="Times New Roman" w:hAnsi="Times New Roman" w:cs="Times New Roman"/>
          <w:lang w:eastAsia="zh-CN"/>
        </w:rPr>
        <w:t xml:space="preserve">To achieve this, </w:t>
      </w:r>
      <w:r w:rsidR="00A66707">
        <w:rPr>
          <w:rFonts w:ascii="Times New Roman" w:hAnsi="Times New Roman" w:cs="Times New Roman"/>
          <w:lang w:eastAsia="zh-CN"/>
        </w:rPr>
        <w:t>a</w:t>
      </w:r>
      <w:r w:rsidR="008C3E8C">
        <w:rPr>
          <w:rFonts w:ascii="Times New Roman" w:hAnsi="Times New Roman" w:cs="Times New Roman"/>
          <w:lang w:eastAsia="zh-CN"/>
        </w:rPr>
        <w:t xml:space="preserve">n accurate and </w:t>
      </w:r>
      <w:r w:rsidR="00CC39E9" w:rsidRPr="002F5351">
        <w:rPr>
          <w:rFonts w:ascii="Times New Roman" w:hAnsi="Times New Roman" w:cs="Times New Roman"/>
          <w:lang w:eastAsia="zh-CN"/>
        </w:rPr>
        <w:t xml:space="preserve">robust </w:t>
      </w:r>
      <w:r w:rsidR="002972E3">
        <w:rPr>
          <w:rFonts w:ascii="Times New Roman" w:hAnsi="Times New Roman" w:cs="Times New Roman"/>
          <w:lang w:eastAsia="zh-CN"/>
        </w:rPr>
        <w:t xml:space="preserve">method </w:t>
      </w:r>
      <w:r w:rsidR="00870929">
        <w:rPr>
          <w:rFonts w:ascii="Times New Roman" w:hAnsi="Times New Roman" w:cs="Times New Roman"/>
          <w:lang w:eastAsia="zh-CN"/>
        </w:rPr>
        <w:t xml:space="preserve">is </w:t>
      </w:r>
      <w:r w:rsidR="00D866D1">
        <w:rPr>
          <w:rFonts w:ascii="Times New Roman" w:hAnsi="Times New Roman" w:cs="Times New Roman"/>
          <w:lang w:eastAsia="zh-CN"/>
        </w:rPr>
        <w:t>n</w:t>
      </w:r>
      <w:r w:rsidR="005D34D4">
        <w:rPr>
          <w:rFonts w:ascii="Times New Roman" w:hAnsi="Times New Roman" w:cs="Times New Roman"/>
          <w:lang w:eastAsia="zh-CN"/>
        </w:rPr>
        <w:t>eed</w:t>
      </w:r>
      <w:r w:rsidR="00870929">
        <w:rPr>
          <w:rFonts w:ascii="Times New Roman" w:hAnsi="Times New Roman" w:cs="Times New Roman"/>
          <w:lang w:eastAsia="zh-CN"/>
        </w:rPr>
        <w:t>ed</w:t>
      </w:r>
      <w:r w:rsidR="00D17BDC">
        <w:rPr>
          <w:rFonts w:ascii="Times New Roman" w:hAnsi="Times New Roman" w:cs="Times New Roman"/>
          <w:lang w:eastAsia="zh-CN"/>
        </w:rPr>
        <w:t>,</w:t>
      </w:r>
      <w:r w:rsidR="005A1F23">
        <w:rPr>
          <w:rFonts w:ascii="Times New Roman" w:hAnsi="Times New Roman" w:cs="Times New Roman"/>
          <w:lang w:eastAsia="zh-CN"/>
        </w:rPr>
        <w:t xml:space="preserve"> </w:t>
      </w:r>
      <w:r w:rsidR="00D17BDC">
        <w:rPr>
          <w:rFonts w:ascii="Times New Roman" w:hAnsi="Times New Roman" w:cs="Times New Roman"/>
          <w:lang w:eastAsia="zh-CN"/>
        </w:rPr>
        <w:t xml:space="preserve">with </w:t>
      </w:r>
      <w:r w:rsidR="00A31FB9">
        <w:rPr>
          <w:rFonts w:ascii="Times New Roman" w:hAnsi="Times New Roman" w:cs="Times New Roman"/>
          <w:lang w:eastAsia="zh-CN"/>
        </w:rPr>
        <w:t>generali</w:t>
      </w:r>
      <w:r w:rsidR="00A430AC">
        <w:rPr>
          <w:rFonts w:ascii="Times New Roman" w:hAnsi="Times New Roman" w:cs="Times New Roman"/>
          <w:lang w:eastAsia="zh-CN"/>
        </w:rPr>
        <w:t>z</w:t>
      </w:r>
      <w:r w:rsidR="00A31FB9">
        <w:rPr>
          <w:rFonts w:ascii="Times New Roman" w:hAnsi="Times New Roman" w:cs="Times New Roman"/>
          <w:lang w:eastAsia="zh-CN"/>
        </w:rPr>
        <w:t xml:space="preserve">ed </w:t>
      </w:r>
      <w:r w:rsidR="0005288E">
        <w:rPr>
          <w:rFonts w:ascii="Times New Roman" w:hAnsi="Times New Roman" w:cs="Times New Roman"/>
          <w:lang w:eastAsia="zh-CN"/>
        </w:rPr>
        <w:t>capabilities</w:t>
      </w:r>
      <w:r w:rsidR="004777B2">
        <w:rPr>
          <w:rFonts w:ascii="Times New Roman" w:hAnsi="Times New Roman" w:cs="Times New Roman"/>
          <w:lang w:eastAsia="zh-CN"/>
        </w:rPr>
        <w:t xml:space="preserve"> in</w:t>
      </w:r>
      <w:r w:rsidR="00280314" w:rsidRPr="002F5351">
        <w:rPr>
          <w:rFonts w:ascii="Times New Roman" w:hAnsi="Times New Roman" w:cs="Times New Roman"/>
          <w:lang w:eastAsia="zh-CN"/>
        </w:rPr>
        <w:t xml:space="preserve"> </w:t>
      </w:r>
      <w:r w:rsidR="0043536C">
        <w:rPr>
          <w:rFonts w:ascii="Times New Roman" w:hAnsi="Times New Roman" w:cs="Times New Roman"/>
          <w:lang w:eastAsia="zh-CN"/>
        </w:rPr>
        <w:t xml:space="preserve">revealing </w:t>
      </w:r>
      <w:r w:rsidR="00280314" w:rsidRPr="002F5351">
        <w:rPr>
          <w:rFonts w:ascii="Times New Roman" w:hAnsi="Times New Roman" w:cs="Times New Roman"/>
          <w:lang w:eastAsia="zh-CN"/>
        </w:rPr>
        <w:t xml:space="preserve">gene </w:t>
      </w:r>
      <w:r w:rsidR="00617AD3" w:rsidRPr="002F5351">
        <w:rPr>
          <w:rFonts w:ascii="Times New Roman" w:hAnsi="Times New Roman" w:cs="Times New Roman"/>
          <w:lang w:eastAsia="zh-CN"/>
        </w:rPr>
        <w:t>expression</w:t>
      </w:r>
      <w:r w:rsidR="00280314" w:rsidRPr="002F5351">
        <w:rPr>
          <w:rFonts w:ascii="Times New Roman" w:hAnsi="Times New Roman" w:cs="Times New Roman"/>
          <w:lang w:eastAsia="zh-CN"/>
        </w:rPr>
        <w:t xml:space="preserve"> patterns </w:t>
      </w:r>
      <w:r w:rsidR="001E39BD">
        <w:rPr>
          <w:rFonts w:ascii="Times New Roman" w:hAnsi="Times New Roman" w:cs="Times New Roman"/>
          <w:lang w:eastAsia="zh-CN"/>
        </w:rPr>
        <w:t>across</w:t>
      </w:r>
      <w:r w:rsidR="001E39BD" w:rsidRPr="002F5351">
        <w:rPr>
          <w:rFonts w:ascii="Times New Roman" w:hAnsi="Times New Roman" w:cs="Times New Roman"/>
          <w:lang w:eastAsia="zh-CN"/>
        </w:rPr>
        <w:t xml:space="preserve"> </w:t>
      </w:r>
      <w:r w:rsidR="000A09E4" w:rsidRPr="002F5351">
        <w:rPr>
          <w:rFonts w:ascii="Times New Roman" w:hAnsi="Times New Roman" w:cs="Times New Roman"/>
          <w:lang w:eastAsia="zh-CN"/>
        </w:rPr>
        <w:t>different tissues, different platforms, and limited data size</w:t>
      </w:r>
      <w:r w:rsidR="009C0E9A">
        <w:rPr>
          <w:rFonts w:ascii="Times New Roman" w:hAnsi="Times New Roman" w:cs="Times New Roman"/>
          <w:lang w:eastAsia="zh-CN"/>
        </w:rPr>
        <w:t>.</w:t>
      </w:r>
    </w:p>
    <w:p w14:paraId="1559F5B9" w14:textId="6F2684F3" w:rsidR="00FF5187" w:rsidDel="00C1352F" w:rsidRDefault="00A60E0F" w:rsidP="00FF5187">
      <w:pPr>
        <w:keepNext/>
        <w:jc w:val="both"/>
        <w:rPr>
          <w:del w:id="88" w:author="tang zijia" w:date="2023-09-10T14:36:00Z"/>
        </w:rPr>
      </w:pPr>
      <w:del w:id="89" w:author="tang zijia" w:date="2023-09-10T14:36:00Z">
        <w:r w:rsidDel="00C1352F">
          <w:rPr>
            <w:rFonts w:ascii="Times New Roman" w:hAnsi="Times New Roman" w:cs="Times New Roman"/>
            <w:noProof/>
            <w:lang w:eastAsia="zh-CN"/>
          </w:rPr>
          <w:drawing>
            <wp:inline distT="0" distB="0" distL="0" distR="0" wp14:anchorId="3B9F26F4" wp14:editId="759335A5">
              <wp:extent cx="5486400" cy="3086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del>
    </w:p>
    <w:p w14:paraId="7E5F8CDE" w14:textId="723F1A69" w:rsidR="00A60E0F" w:rsidRPr="00EE7C37" w:rsidDel="00C1352F" w:rsidRDefault="00FF5187" w:rsidP="00EE7C37">
      <w:pPr>
        <w:pStyle w:val="aa"/>
        <w:rPr>
          <w:del w:id="90" w:author="tang zijia" w:date="2023-09-10T14:36:00Z"/>
          <w:b/>
          <w:bCs/>
        </w:rPr>
      </w:pPr>
      <w:del w:id="91" w:author="tang zijia" w:date="2023-09-10T14:36:00Z">
        <w:r w:rsidRPr="00EE7C37" w:rsidDel="00C1352F">
          <w:rPr>
            <w:b/>
            <w:bCs/>
          </w:rPr>
          <w:delText xml:space="preserve">Figure </w:delText>
        </w:r>
        <w:r w:rsidR="001E434E" w:rsidDel="00C1352F">
          <w:rPr>
            <w:b/>
            <w:bCs/>
          </w:rPr>
          <w:fldChar w:fldCharType="begin"/>
        </w:r>
        <w:r w:rsidR="001E434E" w:rsidDel="00C1352F">
          <w:rPr>
            <w:b/>
            <w:bCs/>
          </w:rPr>
          <w:delInstrText xml:space="preserve"> SEQ Figure \* ARABIC </w:delInstrText>
        </w:r>
        <w:r w:rsidR="001E434E" w:rsidDel="00C1352F">
          <w:rPr>
            <w:b/>
            <w:bCs/>
          </w:rPr>
          <w:fldChar w:fldCharType="separate"/>
        </w:r>
        <w:r w:rsidR="00F64BC8" w:rsidDel="00C1352F">
          <w:rPr>
            <w:b/>
            <w:bCs/>
            <w:noProof/>
          </w:rPr>
          <w:delText>1</w:delText>
        </w:r>
        <w:r w:rsidR="001E434E" w:rsidDel="00C1352F">
          <w:rPr>
            <w:b/>
            <w:bCs/>
          </w:rPr>
          <w:fldChar w:fldCharType="end"/>
        </w:r>
        <w:r w:rsidR="00EE7C37" w:rsidRPr="00EE7C37" w:rsidDel="00C1352F">
          <w:rPr>
            <w:b/>
            <w:bCs/>
          </w:rPr>
          <w:delText xml:space="preserve"> | </w:delText>
        </w:r>
        <w:commentRangeStart w:id="92"/>
        <w:r w:rsidR="00EE7C37" w:rsidRPr="00EE7C37" w:rsidDel="00C1352F">
          <w:rPr>
            <w:rFonts w:hint="eastAsia"/>
            <w:b/>
            <w:bCs/>
          </w:rPr>
          <w:delText>sc</w:delText>
        </w:r>
        <w:r w:rsidR="00EE7C37" w:rsidRPr="00EE7C37" w:rsidDel="00C1352F">
          <w:rPr>
            <w:b/>
            <w:bCs/>
          </w:rPr>
          <w:delText>Perb</w:delText>
        </w:r>
        <w:commentRangeEnd w:id="92"/>
        <w:r w:rsidR="00FF6D51" w:rsidDel="00C1352F">
          <w:rPr>
            <w:rStyle w:val="af5"/>
            <w:rFonts w:asciiTheme="minorHAnsi" w:eastAsiaTheme="minorEastAsia" w:hAnsiTheme="minorHAnsi"/>
          </w:rPr>
          <w:commentReference w:id="92"/>
        </w:r>
        <w:r w:rsidR="00EE7C37" w:rsidRPr="00EE7C37" w:rsidDel="00C1352F">
          <w:rPr>
            <w:b/>
            <w:bCs/>
          </w:rPr>
          <w:delText xml:space="preserve"> predict</w:delText>
        </w:r>
        <w:r w:rsidR="009551B3" w:rsidDel="00C1352F">
          <w:rPr>
            <w:b/>
            <w:bCs/>
          </w:rPr>
          <w:delText>s</w:delText>
        </w:r>
        <w:r w:rsidR="00A74ABD" w:rsidDel="00C1352F">
          <w:rPr>
            <w:b/>
            <w:bCs/>
          </w:rPr>
          <w:delText xml:space="preserve"> gene expression</w:delText>
        </w:r>
        <w:r w:rsidR="00F065EA" w:rsidDel="00C1352F">
          <w:rPr>
            <w:b/>
            <w:bCs/>
          </w:rPr>
          <w:delText xml:space="preserve">s </w:delText>
        </w:r>
        <w:r w:rsidR="0088522A" w:rsidDel="00C1352F">
          <w:rPr>
            <w:b/>
            <w:bCs/>
          </w:rPr>
          <w:delText>of perturbed cells</w:delText>
        </w:r>
        <w:r w:rsidR="00493749" w:rsidDel="00C1352F">
          <w:rPr>
            <w:b/>
            <w:bCs/>
          </w:rPr>
          <w:delText>.</w:delText>
        </w:r>
        <w:r w:rsidR="0088522A" w:rsidDel="00C1352F">
          <w:rPr>
            <w:b/>
            <w:bCs/>
          </w:rPr>
          <w:delText xml:space="preserve"> </w:delText>
        </w:r>
        <w:r w:rsidR="00021D64" w:rsidDel="00C1352F">
          <w:rPr>
            <w:lang w:eastAsia="zh-CN"/>
          </w:rPr>
          <w:delText xml:space="preserve">scPerb </w:delText>
        </w:r>
        <w:commentRangeStart w:id="93"/>
        <w:r w:rsidR="00021D64" w:rsidDel="00C1352F">
          <w:rPr>
            <w:lang w:eastAsia="zh-CN"/>
          </w:rPr>
          <w:delText>co</w:delText>
        </w:r>
        <w:r w:rsidR="00DE18B0" w:rsidDel="00C1352F">
          <w:rPr>
            <w:lang w:eastAsia="zh-CN"/>
          </w:rPr>
          <w:delText>m</w:delText>
        </w:r>
        <w:r w:rsidR="00021D64" w:rsidDel="00C1352F">
          <w:rPr>
            <w:lang w:eastAsia="zh-CN"/>
          </w:rPr>
          <w:delText>bine</w:delText>
        </w:r>
        <w:r w:rsidR="004E2FCF" w:rsidDel="00C1352F">
          <w:rPr>
            <w:lang w:eastAsia="zh-CN"/>
          </w:rPr>
          <w:delText>d</w:delText>
        </w:r>
        <w:r w:rsidR="00021D64" w:rsidDel="00C1352F">
          <w:rPr>
            <w:lang w:eastAsia="zh-CN"/>
          </w:rPr>
          <w:delText xml:space="preserve"> </w:delText>
        </w:r>
        <w:commentRangeEnd w:id="93"/>
        <w:r w:rsidR="00E05D23" w:rsidDel="00C1352F">
          <w:rPr>
            <w:rStyle w:val="af5"/>
            <w:rFonts w:asciiTheme="minorHAnsi" w:eastAsiaTheme="minorEastAsia" w:hAnsiTheme="minorHAnsi"/>
          </w:rPr>
          <w:commentReference w:id="93"/>
        </w:r>
        <w:r w:rsidR="00021D64" w:rsidDel="00C1352F">
          <w:rPr>
            <w:lang w:eastAsia="zh-CN"/>
          </w:rPr>
          <w:delText xml:space="preserve">the concept of </w:delText>
        </w:r>
      </w:del>
      <w:del w:id="94" w:author="tang zijia" w:date="2023-09-10T13:46:00Z">
        <w:r w:rsidR="00021D64" w:rsidDel="00923BA0">
          <w:rPr>
            <w:rFonts w:hint="eastAsia"/>
            <w:lang w:eastAsia="zh-CN"/>
          </w:rPr>
          <w:delText>style-transfer</w:delText>
        </w:r>
      </w:del>
      <w:del w:id="95" w:author="tang zijia" w:date="2023-09-10T14:36:00Z">
        <w:r w:rsidR="00021D64" w:rsidDel="00C1352F">
          <w:rPr>
            <w:lang w:eastAsia="zh-CN"/>
          </w:rPr>
          <w:delText xml:space="preserve"> and variational </w:delText>
        </w:r>
      </w:del>
      <w:del w:id="96" w:author="tang zijia" w:date="2023-09-10T13:47:00Z">
        <w:r w:rsidR="00021D64" w:rsidDel="00923BA0">
          <w:rPr>
            <w:rFonts w:hint="eastAsia"/>
            <w:lang w:eastAsia="zh-CN"/>
          </w:rPr>
          <w:delText>auto encoder</w:delText>
        </w:r>
      </w:del>
      <w:del w:id="97" w:author="tang zijia" w:date="2023-09-10T14:36:00Z">
        <w:r w:rsidR="00021D64" w:rsidDel="00C1352F">
          <w:rPr>
            <w:lang w:eastAsia="zh-CN"/>
          </w:rPr>
          <w:delText xml:space="preserve">. </w:delText>
        </w:r>
        <w:r w:rsidR="001161AA" w:rsidDel="00C1352F">
          <w:rPr>
            <w:lang w:eastAsia="zh-CN"/>
          </w:rPr>
          <w:delText xml:space="preserve">With </w:delText>
        </w:r>
        <w:r w:rsidR="00021D64" w:rsidDel="00C1352F">
          <w:rPr>
            <w:lang w:eastAsia="zh-CN"/>
          </w:rPr>
          <w:delText xml:space="preserve">the </w:delText>
        </w:r>
      </w:del>
      <w:commentRangeStart w:id="98"/>
      <w:del w:id="99" w:author="tang zijia" w:date="2023-09-10T13:45:00Z">
        <w:r w:rsidR="00021D64" w:rsidDel="00923BA0">
          <w:rPr>
            <w:lang w:eastAsia="zh-CN"/>
          </w:rPr>
          <w:delText>perturbated</w:delText>
        </w:r>
      </w:del>
      <w:del w:id="100" w:author="tang zijia" w:date="2023-09-10T14:36:00Z">
        <w:r w:rsidR="00021D64" w:rsidDel="00C1352F">
          <w:rPr>
            <w:lang w:eastAsia="zh-CN"/>
          </w:rPr>
          <w:delText xml:space="preserve"> </w:delText>
        </w:r>
        <w:commentRangeEnd w:id="98"/>
        <w:r w:rsidR="00D70A65" w:rsidDel="00C1352F">
          <w:rPr>
            <w:rStyle w:val="af5"/>
            <w:rFonts w:asciiTheme="minorHAnsi" w:eastAsiaTheme="minorEastAsia" w:hAnsiTheme="minorHAnsi"/>
          </w:rPr>
          <w:commentReference w:id="98"/>
        </w:r>
        <w:r w:rsidR="00021D64" w:rsidDel="00C1352F">
          <w:rPr>
            <w:lang w:eastAsia="zh-CN"/>
          </w:rPr>
          <w:delText>and control dataset</w:delText>
        </w:r>
        <w:r w:rsidR="00817A74" w:rsidDel="00C1352F">
          <w:rPr>
            <w:lang w:eastAsia="zh-CN"/>
          </w:rPr>
          <w:delText xml:space="preserve"> as input</w:delText>
        </w:r>
        <w:r w:rsidR="00021D64" w:rsidDel="00C1352F">
          <w:rPr>
            <w:lang w:eastAsia="zh-CN"/>
          </w:rPr>
          <w:delText>, the content encoder project</w:delText>
        </w:r>
        <w:r w:rsidR="00A70F8F" w:rsidDel="00C1352F">
          <w:rPr>
            <w:lang w:eastAsia="zh-CN"/>
          </w:rPr>
          <w:delText>ed</w:delText>
        </w:r>
        <w:r w:rsidR="00021D64" w:rsidDel="00C1352F">
          <w:rPr>
            <w:lang w:eastAsia="zh-CN"/>
          </w:rPr>
          <w:delText xml:space="preserve"> the data into latent space. </w:delText>
        </w:r>
        <w:r w:rsidR="00FC3E68" w:rsidDel="00C1352F">
          <w:rPr>
            <w:lang w:eastAsia="zh-CN"/>
          </w:rPr>
          <w:delText xml:space="preserve">Differences between the latent representations of </w:delText>
        </w:r>
      </w:del>
      <w:del w:id="101" w:author="tang zijia" w:date="2023-09-10T13:45:00Z">
        <w:r w:rsidR="00FC3E68" w:rsidRPr="00DF4163" w:rsidDel="00923BA0">
          <w:rPr>
            <w:highlight w:val="yellow"/>
            <w:lang w:eastAsia="zh-CN"/>
          </w:rPr>
          <w:delText>perturbated</w:delText>
        </w:r>
      </w:del>
      <w:del w:id="102" w:author="tang zijia" w:date="2023-09-10T14:36:00Z">
        <w:r w:rsidR="00FC3E68" w:rsidDel="00C1352F">
          <w:rPr>
            <w:lang w:eastAsia="zh-CN"/>
          </w:rPr>
          <w:delText xml:space="preserve"> dataset and control datase</w:delText>
        </w:r>
        <w:r w:rsidR="00C26427" w:rsidDel="00C1352F">
          <w:rPr>
            <w:lang w:eastAsia="zh-CN"/>
          </w:rPr>
          <w:delText xml:space="preserve">t </w:delText>
        </w:r>
      </w:del>
      <w:del w:id="103" w:author="tang zijia" w:date="2023-09-10T13:46:00Z">
        <w:r w:rsidR="004324E7" w:rsidDel="00923BA0">
          <w:rPr>
            <w:rFonts w:hint="eastAsia"/>
            <w:lang w:eastAsia="zh-CN"/>
          </w:rPr>
          <w:delText>was</w:delText>
        </w:r>
      </w:del>
      <w:del w:id="104" w:author="tang zijia" w:date="2023-09-10T14:36:00Z">
        <w:r w:rsidR="004324E7" w:rsidDel="00C1352F">
          <w:rPr>
            <w:lang w:eastAsia="zh-CN"/>
          </w:rPr>
          <w:delText xml:space="preserve"> </w:delText>
        </w:r>
        <w:r w:rsidR="00EB17C0" w:rsidDel="00C1352F">
          <w:rPr>
            <w:lang w:eastAsia="zh-CN"/>
          </w:rPr>
          <w:delText>capt</w:delText>
        </w:r>
        <w:r w:rsidR="008F661B" w:rsidDel="00C1352F">
          <w:rPr>
            <w:lang w:eastAsia="zh-CN"/>
          </w:rPr>
          <w:delText>ur</w:delText>
        </w:r>
        <w:r w:rsidR="00EB17C0" w:rsidDel="00C1352F">
          <w:rPr>
            <w:lang w:eastAsia="zh-CN"/>
          </w:rPr>
          <w:delText xml:space="preserve">ed by </w:delText>
        </w:r>
        <w:r w:rsidR="00F97C7E" w:rsidDel="00C1352F">
          <w:rPr>
            <w:lang w:eastAsia="zh-CN"/>
          </w:rPr>
          <w:delText xml:space="preserve">a </w:delText>
        </w:r>
        <w:r w:rsidR="0023653B" w:rsidDel="00C1352F">
          <w:rPr>
            <w:lang w:eastAsia="zh-CN"/>
          </w:rPr>
          <w:delText>Style Vector</w:delText>
        </w:r>
        <w:r w:rsidR="00255D29" w:rsidDel="00C1352F">
          <w:rPr>
            <w:lang w:eastAsia="zh-CN"/>
          </w:rPr>
          <w:delText xml:space="preserve">, </w:delText>
        </w:r>
        <w:r w:rsidR="00A76F1D" w:rsidDel="00C1352F">
          <w:rPr>
            <w:lang w:eastAsia="zh-CN"/>
          </w:rPr>
          <w:delText xml:space="preserve">which </w:delText>
        </w:r>
      </w:del>
      <w:del w:id="105" w:author="tang zijia" w:date="2023-09-10T13:46:00Z">
        <w:r w:rsidR="00A76F1D" w:rsidDel="00923BA0">
          <w:rPr>
            <w:lang w:eastAsia="zh-CN"/>
          </w:rPr>
          <w:delText>enbales</w:delText>
        </w:r>
      </w:del>
      <w:del w:id="106" w:author="tang zijia" w:date="2023-09-10T14:36:00Z">
        <w:r w:rsidR="00A76F1D" w:rsidDel="00C1352F">
          <w:rPr>
            <w:lang w:eastAsia="zh-CN"/>
          </w:rPr>
          <w:delText xml:space="preserve"> </w:delText>
        </w:r>
      </w:del>
      <w:del w:id="107" w:author="tang zijia" w:date="2023-09-10T13:46:00Z">
        <w:r w:rsidR="00021D64" w:rsidDel="00923BA0">
          <w:rPr>
            <w:rFonts w:hint="eastAsia"/>
            <w:lang w:eastAsia="zh-CN"/>
          </w:rPr>
          <w:delText>transfe</w:delText>
        </w:r>
        <w:r w:rsidR="00127C01" w:rsidDel="00923BA0">
          <w:rPr>
            <w:rFonts w:hint="eastAsia"/>
            <w:lang w:eastAsia="zh-CN"/>
          </w:rPr>
          <w:delText>r</w:delText>
        </w:r>
        <w:r w:rsidR="002344F5" w:rsidDel="00923BA0">
          <w:rPr>
            <w:rFonts w:hint="eastAsia"/>
            <w:lang w:eastAsia="zh-CN"/>
          </w:rPr>
          <w:delText>ing</w:delText>
        </w:r>
      </w:del>
      <w:del w:id="108" w:author="tang zijia" w:date="2023-09-10T14:36:00Z">
        <w:r w:rsidR="00127C01" w:rsidDel="00C1352F">
          <w:rPr>
            <w:lang w:eastAsia="zh-CN"/>
          </w:rPr>
          <w:delText xml:space="preserve"> from</w:delText>
        </w:r>
        <w:r w:rsidR="00021D64" w:rsidDel="00C1352F">
          <w:rPr>
            <w:lang w:eastAsia="zh-CN"/>
          </w:rPr>
          <w:delText xml:space="preserve"> </w:delText>
        </w:r>
        <w:commentRangeStart w:id="109"/>
        <w:r w:rsidR="00021D64" w:rsidDel="00C1352F">
          <w:rPr>
            <w:lang w:eastAsia="zh-CN"/>
          </w:rPr>
          <w:delText xml:space="preserve">the </w:delText>
        </w:r>
      </w:del>
      <w:del w:id="110" w:author="tang zijia" w:date="2023-09-10T13:45:00Z">
        <w:r w:rsidR="00021D64" w:rsidRPr="006506E8" w:rsidDel="00923BA0">
          <w:rPr>
            <w:highlight w:val="yellow"/>
            <w:lang w:eastAsia="zh-CN"/>
          </w:rPr>
          <w:delText>perturbated</w:delText>
        </w:r>
      </w:del>
      <w:del w:id="111" w:author="tang zijia" w:date="2023-09-10T14:36:00Z">
        <w:r w:rsidR="00021D64" w:rsidDel="00C1352F">
          <w:rPr>
            <w:lang w:eastAsia="zh-CN"/>
          </w:rPr>
          <w:delText xml:space="preserve"> style to the control style</w:delText>
        </w:r>
        <w:r w:rsidR="00D86C9E" w:rsidDel="00C1352F">
          <w:rPr>
            <w:lang w:eastAsia="zh-CN"/>
          </w:rPr>
          <w:delText>.</w:delText>
        </w:r>
        <w:commentRangeEnd w:id="109"/>
        <w:r w:rsidR="00014B14" w:rsidDel="00C1352F">
          <w:rPr>
            <w:rStyle w:val="af5"/>
            <w:rFonts w:asciiTheme="minorHAnsi" w:eastAsiaTheme="minorEastAsia" w:hAnsiTheme="minorHAnsi"/>
          </w:rPr>
          <w:commentReference w:id="109"/>
        </w:r>
        <w:r w:rsidR="00D86C9E" w:rsidDel="00C1352F">
          <w:rPr>
            <w:lang w:eastAsia="zh-CN"/>
          </w:rPr>
          <w:delText xml:space="preserve"> </w:delText>
        </w:r>
        <w:r w:rsidR="00DF415B" w:rsidDel="00C1352F">
          <w:rPr>
            <w:lang w:eastAsia="zh-CN"/>
          </w:rPr>
          <w:delText xml:space="preserve">Such Style Vector </w:delText>
        </w:r>
        <w:r w:rsidR="002E3788" w:rsidDel="00C1352F">
          <w:rPr>
            <w:lang w:eastAsia="zh-CN"/>
          </w:rPr>
          <w:delText xml:space="preserve">was </w:delText>
        </w:r>
        <w:r w:rsidR="008B7395" w:rsidDel="00C1352F">
          <w:rPr>
            <w:lang w:eastAsia="zh-CN"/>
          </w:rPr>
          <w:delText xml:space="preserve">initiated </w:delText>
        </w:r>
        <w:r w:rsidR="006072EF" w:rsidDel="00C1352F">
          <w:rPr>
            <w:lang w:eastAsia="zh-CN"/>
          </w:rPr>
          <w:delText xml:space="preserve">with a </w:delText>
        </w:r>
      </w:del>
      <w:del w:id="112" w:author="tang zijia" w:date="2023-09-10T13:46:00Z">
        <w:r w:rsidR="006072EF" w:rsidDel="00923BA0">
          <w:rPr>
            <w:rFonts w:hint="eastAsia"/>
            <w:lang w:eastAsia="zh-CN"/>
          </w:rPr>
          <w:delText>radom</w:delText>
        </w:r>
      </w:del>
      <w:del w:id="113" w:author="tang zijia" w:date="2023-09-10T14:36:00Z">
        <w:r w:rsidR="006072EF" w:rsidDel="00C1352F">
          <w:rPr>
            <w:lang w:eastAsia="zh-CN"/>
          </w:rPr>
          <w:delText xml:space="preserve"> vector </w:delText>
        </w:r>
        <w:r w:rsidR="00CC5741" w:rsidDel="00C1352F">
          <w:rPr>
            <w:lang w:eastAsia="zh-CN"/>
          </w:rPr>
          <w:delText xml:space="preserve">and </w:delText>
        </w:r>
        <w:r w:rsidR="00A94C6C" w:rsidDel="00C1352F">
          <w:rPr>
            <w:lang w:eastAsia="zh-CN"/>
          </w:rPr>
          <w:delText>updated</w:delText>
        </w:r>
        <w:r w:rsidR="002E3788" w:rsidDel="00C1352F">
          <w:rPr>
            <w:lang w:eastAsia="zh-CN"/>
          </w:rPr>
          <w:delText xml:space="preserve"> via a </w:delText>
        </w:r>
        <w:r w:rsidR="004E2FCF" w:rsidDel="00C1352F">
          <w:rPr>
            <w:lang w:eastAsia="zh-CN"/>
          </w:rPr>
          <w:delText>style encoder</w:delText>
        </w:r>
        <w:r w:rsidR="002B0ECA" w:rsidDel="00C1352F">
          <w:rPr>
            <w:lang w:eastAsia="zh-CN"/>
          </w:rPr>
          <w:delText xml:space="preserve">, </w:delText>
        </w:r>
      </w:del>
      <w:del w:id="114" w:author="tang zijia" w:date="2023-09-10T13:48:00Z">
        <w:r w:rsidR="002B0ECA" w:rsidDel="00923BA0">
          <w:rPr>
            <w:rFonts w:hint="eastAsia"/>
            <w:lang w:eastAsia="zh-CN"/>
          </w:rPr>
          <w:delText xml:space="preserve">which </w:delText>
        </w:r>
        <w:r w:rsidR="00B65F2A" w:rsidDel="00923BA0">
          <w:rPr>
            <w:rFonts w:hint="eastAsia"/>
            <w:lang w:eastAsia="zh-CN"/>
          </w:rPr>
          <w:delText>enabled</w:delText>
        </w:r>
      </w:del>
      <w:del w:id="115" w:author="tang zijia" w:date="2023-09-10T14:36:00Z">
        <w:r w:rsidR="004E2FCF" w:rsidDel="00C1352F">
          <w:rPr>
            <w:lang w:eastAsia="zh-CN"/>
          </w:rPr>
          <w:delText xml:space="preserve"> </w:delText>
        </w:r>
      </w:del>
      <w:del w:id="116" w:author="tang zijia" w:date="2023-09-10T13:47:00Z">
        <w:r w:rsidR="0074336A" w:rsidDel="00923BA0">
          <w:rPr>
            <w:lang w:eastAsia="zh-CN"/>
          </w:rPr>
          <w:delText xml:space="preserve">that </w:delText>
        </w:r>
      </w:del>
      <w:del w:id="117" w:author="tang zijia" w:date="2023-09-10T14:36:00Z">
        <w:r w:rsidR="004E2FCF" w:rsidDel="00C1352F">
          <w:rPr>
            <w:lang w:eastAsia="zh-CN"/>
          </w:rPr>
          <w:delText xml:space="preserve">the </w:delText>
        </w:r>
        <w:r w:rsidR="00C5121E" w:rsidDel="00C1352F">
          <w:rPr>
            <w:lang w:eastAsia="zh-CN"/>
          </w:rPr>
          <w:delText xml:space="preserve">added </w:delText>
        </w:r>
        <w:r w:rsidR="004E2FCF" w:rsidDel="00C1352F">
          <w:rPr>
            <w:lang w:eastAsia="zh-CN"/>
          </w:rPr>
          <w:delText>latent representation</w:delText>
        </w:r>
        <w:r w:rsidR="006B0497" w:rsidDel="00C1352F">
          <w:rPr>
            <w:lang w:eastAsia="zh-CN"/>
          </w:rPr>
          <w:delText>s</w:delText>
        </w:r>
        <w:r w:rsidR="004E2FCF" w:rsidDel="00C1352F">
          <w:rPr>
            <w:lang w:eastAsia="zh-CN"/>
          </w:rPr>
          <w:delText xml:space="preserve"> of </w:delText>
        </w:r>
        <w:r w:rsidR="00AC7FB5" w:rsidDel="00C1352F">
          <w:rPr>
            <w:lang w:eastAsia="zh-CN"/>
          </w:rPr>
          <w:delText>Style Vector</w:delText>
        </w:r>
        <w:r w:rsidR="004E2FCF" w:rsidDel="00C1352F">
          <w:rPr>
            <w:lang w:eastAsia="zh-CN"/>
          </w:rPr>
          <w:delText xml:space="preserve"> </w:delText>
        </w:r>
        <w:r w:rsidR="00CE70BD" w:rsidDel="00C1352F">
          <w:rPr>
            <w:lang w:eastAsia="zh-CN"/>
          </w:rPr>
          <w:delText>and</w:delText>
        </w:r>
        <w:r w:rsidR="004E2FCF" w:rsidDel="00C1352F">
          <w:rPr>
            <w:lang w:eastAsia="zh-CN"/>
          </w:rPr>
          <w:delText xml:space="preserve"> control data</w:delText>
        </w:r>
        <w:r w:rsidR="00561AEA" w:rsidDel="00C1352F">
          <w:rPr>
            <w:lang w:eastAsia="zh-CN"/>
          </w:rPr>
          <w:delText xml:space="preserve"> </w:delText>
        </w:r>
        <w:r w:rsidR="005C0592" w:rsidDel="00C1352F">
          <w:rPr>
            <w:lang w:eastAsia="zh-CN"/>
          </w:rPr>
          <w:delText xml:space="preserve">as </w:delText>
        </w:r>
        <w:r w:rsidR="004E2FCF" w:rsidDel="00C1352F">
          <w:rPr>
            <w:lang w:eastAsia="zh-CN"/>
          </w:rPr>
          <w:delText>the</w:delText>
        </w:r>
        <w:r w:rsidR="007D31E2" w:rsidDel="00C1352F">
          <w:rPr>
            <w:lang w:eastAsia="zh-CN"/>
          </w:rPr>
          <w:delText xml:space="preserve"> </w:delText>
        </w:r>
        <w:r w:rsidR="009F673A" w:rsidDel="00C1352F">
          <w:rPr>
            <w:lang w:eastAsia="zh-CN"/>
          </w:rPr>
          <w:delText xml:space="preserve">predicted </w:delText>
        </w:r>
        <w:r w:rsidR="00262CE6" w:rsidDel="00C1352F">
          <w:rPr>
            <w:lang w:eastAsia="zh-CN"/>
          </w:rPr>
          <w:delText>l</w:delText>
        </w:r>
        <w:r w:rsidR="008B5FD0" w:rsidDel="00C1352F">
          <w:rPr>
            <w:lang w:eastAsia="zh-CN"/>
          </w:rPr>
          <w:delText>a</w:delText>
        </w:r>
        <w:r w:rsidR="004E2FCF" w:rsidDel="00C1352F">
          <w:rPr>
            <w:lang w:eastAsia="zh-CN"/>
          </w:rPr>
          <w:delText>tent representation of perturbated data. By minimizing the difference</w:delText>
        </w:r>
        <w:r w:rsidR="003C2B75" w:rsidDel="00C1352F">
          <w:rPr>
            <w:lang w:eastAsia="zh-CN"/>
          </w:rPr>
          <w:delText>s</w:delText>
        </w:r>
        <w:r w:rsidR="004E2FCF" w:rsidDel="00C1352F">
          <w:rPr>
            <w:lang w:eastAsia="zh-CN"/>
          </w:rPr>
          <w:delText xml:space="preserve"> </w:delText>
        </w:r>
      </w:del>
      <w:del w:id="118" w:author="tang zijia" w:date="2023-09-10T13:47:00Z">
        <w:r w:rsidR="00BD72AA" w:rsidDel="00923BA0">
          <w:rPr>
            <w:rFonts w:hint="eastAsia"/>
            <w:lang w:eastAsia="zh-CN"/>
          </w:rPr>
          <w:delText>of</w:delText>
        </w:r>
      </w:del>
      <w:del w:id="119" w:author="tang zijia" w:date="2023-09-10T14:36:00Z">
        <w:r w:rsidR="00BD72AA" w:rsidDel="00C1352F">
          <w:rPr>
            <w:lang w:eastAsia="zh-CN"/>
          </w:rPr>
          <w:delText xml:space="preserve"> </w:delText>
        </w:r>
        <w:r w:rsidR="00E01779" w:rsidDel="00C1352F">
          <w:rPr>
            <w:lang w:eastAsia="zh-CN"/>
          </w:rPr>
          <w:delText xml:space="preserve">both </w:delText>
        </w:r>
        <w:r w:rsidR="004E2FCF" w:rsidDel="00C1352F">
          <w:rPr>
            <w:lang w:eastAsia="zh-CN"/>
          </w:rPr>
          <w:delText>latent representation</w:delText>
        </w:r>
        <w:r w:rsidR="00DC565D" w:rsidDel="00C1352F">
          <w:rPr>
            <w:lang w:eastAsia="zh-CN"/>
          </w:rPr>
          <w:delText xml:space="preserve">s and </w:delText>
        </w:r>
        <w:r w:rsidR="00F909AD" w:rsidDel="00C1352F">
          <w:rPr>
            <w:lang w:eastAsia="zh-CN"/>
          </w:rPr>
          <w:delText>gene expression</w:delText>
        </w:r>
        <w:r w:rsidR="00D92A70" w:rsidDel="00C1352F">
          <w:rPr>
            <w:lang w:eastAsia="zh-CN"/>
          </w:rPr>
          <w:delText>s</w:delText>
        </w:r>
        <w:r w:rsidR="004E2FCF" w:rsidDel="00C1352F">
          <w:rPr>
            <w:lang w:eastAsia="zh-CN"/>
          </w:rPr>
          <w:delText xml:space="preserve"> </w:delText>
        </w:r>
        <w:r w:rsidR="0047640E" w:rsidDel="00C1352F">
          <w:rPr>
            <w:lang w:eastAsia="zh-CN"/>
          </w:rPr>
          <w:delText xml:space="preserve">between </w:delText>
        </w:r>
      </w:del>
      <w:del w:id="120" w:author="tang zijia" w:date="2023-09-10T13:47:00Z">
        <w:r w:rsidR="004E2FCF" w:rsidDel="00923BA0">
          <w:rPr>
            <w:lang w:eastAsia="zh-CN"/>
          </w:rPr>
          <w:delText xml:space="preserve">of </w:delText>
        </w:r>
      </w:del>
      <w:del w:id="121" w:author="tang zijia" w:date="2023-09-10T14:36:00Z">
        <w:r w:rsidR="00BA66D7" w:rsidDel="00C1352F">
          <w:rPr>
            <w:lang w:eastAsia="zh-CN"/>
          </w:rPr>
          <w:delText>predict</w:delText>
        </w:r>
        <w:r w:rsidR="003947C6" w:rsidDel="00C1352F">
          <w:rPr>
            <w:lang w:eastAsia="zh-CN"/>
          </w:rPr>
          <w:delText xml:space="preserve">ed </w:delText>
        </w:r>
      </w:del>
      <w:del w:id="122" w:author="tang zijia" w:date="2023-09-10T13:46:00Z">
        <w:r w:rsidR="004E2FCF" w:rsidRPr="006506E8" w:rsidDel="00923BA0">
          <w:rPr>
            <w:highlight w:val="yellow"/>
            <w:lang w:eastAsia="zh-CN"/>
          </w:rPr>
          <w:delText>perturbated</w:delText>
        </w:r>
      </w:del>
      <w:del w:id="123" w:author="tang zijia" w:date="2023-09-10T14:36:00Z">
        <w:r w:rsidR="004E2FCF" w:rsidDel="00C1352F">
          <w:rPr>
            <w:lang w:eastAsia="zh-CN"/>
          </w:rPr>
          <w:delText xml:space="preserve"> data and real </w:delText>
        </w:r>
        <w:r w:rsidR="001B41F4" w:rsidDel="00C1352F">
          <w:rPr>
            <w:lang w:eastAsia="zh-CN"/>
          </w:rPr>
          <w:delText>data</w:delText>
        </w:r>
        <w:r w:rsidR="004E2FCF" w:rsidDel="00C1352F">
          <w:rPr>
            <w:lang w:eastAsia="zh-CN"/>
          </w:rPr>
          <w:delText xml:space="preserve">, </w:delText>
        </w:r>
        <w:r w:rsidR="00987915" w:rsidDel="00C1352F">
          <w:rPr>
            <w:lang w:eastAsia="zh-CN"/>
          </w:rPr>
          <w:delText>scPerb</w:delText>
        </w:r>
        <w:r w:rsidR="0015143E" w:rsidDel="00C1352F">
          <w:rPr>
            <w:lang w:eastAsia="zh-CN"/>
          </w:rPr>
          <w:delText xml:space="preserve"> </w:delText>
        </w:r>
        <w:r w:rsidR="00080B08" w:rsidDel="00C1352F">
          <w:rPr>
            <w:rFonts w:hint="eastAsia"/>
            <w:lang w:eastAsia="zh-CN"/>
          </w:rPr>
          <w:delText>transferred</w:delText>
        </w:r>
        <w:r w:rsidR="00FF47B3" w:rsidDel="00C1352F">
          <w:rPr>
            <w:lang w:eastAsia="zh-CN"/>
          </w:rPr>
          <w:delText xml:space="preserve"> </w:delText>
        </w:r>
        <w:r w:rsidR="004E2FCF" w:rsidDel="00C1352F">
          <w:rPr>
            <w:lang w:eastAsia="zh-CN"/>
          </w:rPr>
          <w:delText xml:space="preserve">the </w:delText>
        </w:r>
        <w:r w:rsidR="004254C6" w:rsidDel="00C1352F">
          <w:rPr>
            <w:lang w:eastAsia="zh-CN"/>
          </w:rPr>
          <w:delText xml:space="preserve">control style to perturbed style and </w:delText>
        </w:r>
        <w:r w:rsidR="00382264" w:rsidDel="00C1352F">
          <w:rPr>
            <w:lang w:eastAsia="zh-CN"/>
          </w:rPr>
          <w:delText xml:space="preserve">predicted the gene </w:delText>
        </w:r>
      </w:del>
      <w:del w:id="124" w:author="tang zijia" w:date="2023-09-10T13:47:00Z">
        <w:r w:rsidR="00382264" w:rsidDel="00923BA0">
          <w:rPr>
            <w:rFonts w:hint="eastAsia"/>
            <w:lang w:eastAsia="zh-CN"/>
          </w:rPr>
          <w:delText>expresisons</w:delText>
        </w:r>
      </w:del>
      <w:del w:id="125" w:author="tang zijia" w:date="2023-09-10T14:36:00Z">
        <w:r w:rsidR="00382264" w:rsidDel="00C1352F">
          <w:rPr>
            <w:lang w:eastAsia="zh-CN"/>
          </w:rPr>
          <w:delText xml:space="preserve"> of perturbed cells.</w:delText>
        </w:r>
      </w:del>
    </w:p>
    <w:p w14:paraId="45251E23" w14:textId="20D1FAD4" w:rsidR="00AC6938" w:rsidRPr="002F5351" w:rsidRDefault="00280314" w:rsidP="00274AE8">
      <w:pPr>
        <w:jc w:val="both"/>
        <w:rPr>
          <w:rFonts w:ascii="Times New Roman" w:hAnsi="Times New Roman" w:cs="Times New Roman"/>
          <w:lang w:eastAsia="zh-CN"/>
        </w:rPr>
      </w:pPr>
      <w:r w:rsidRPr="002F5351">
        <w:rPr>
          <w:rFonts w:ascii="Times New Roman" w:hAnsi="Times New Roman" w:cs="Times New Roman"/>
          <w:lang w:eastAsia="zh-CN"/>
        </w:rPr>
        <w:t>Recent</w:t>
      </w:r>
      <w:r w:rsidR="00E66E9B">
        <w:rPr>
          <w:rFonts w:ascii="Times New Roman" w:hAnsi="Times New Roman" w:cs="Times New Roman"/>
          <w:lang w:eastAsia="zh-CN"/>
        </w:rPr>
        <w:t xml:space="preserve"> studies </w:t>
      </w:r>
      <w:commentRangeStart w:id="126"/>
      <w:del w:id="127" w:author="tang zijia" w:date="2023-09-10T13:47:00Z">
        <w:r w:rsidR="00E923A5" w:rsidDel="00923BA0">
          <w:rPr>
            <w:rFonts w:ascii="Times New Roman" w:hAnsi="Times New Roman" w:cs="Times New Roman"/>
            <w:lang w:eastAsia="zh-CN"/>
          </w:rPr>
          <w:delText xml:space="preserve">have </w:delText>
        </w:r>
      </w:del>
      <w:commentRangeEnd w:id="126"/>
      <w:ins w:id="128" w:author="tang zijia" w:date="2023-09-10T13:47:00Z">
        <w:r w:rsidR="00923BA0">
          <w:rPr>
            <w:rFonts w:ascii="Times New Roman" w:hAnsi="Times New Roman" w:cs="Times New Roman"/>
            <w:lang w:eastAsia="zh-CN"/>
          </w:rPr>
          <w:t xml:space="preserve">had </w:t>
        </w:r>
      </w:ins>
      <w:r w:rsidR="00487DA4">
        <w:rPr>
          <w:rStyle w:val="af5"/>
        </w:rPr>
        <w:commentReference w:id="126"/>
      </w:r>
      <w:r w:rsidR="00B71635">
        <w:rPr>
          <w:rFonts w:ascii="Times New Roman" w:hAnsi="Times New Roman" w:cs="Times New Roman"/>
          <w:lang w:eastAsia="zh-CN"/>
        </w:rPr>
        <w:t xml:space="preserve">used </w:t>
      </w:r>
      <w:r w:rsidR="00614616" w:rsidRPr="002F5351">
        <w:rPr>
          <w:rFonts w:ascii="Times New Roman" w:hAnsi="Times New Roman" w:cs="Times New Roman"/>
          <w:lang w:eastAsia="zh-CN"/>
        </w:rPr>
        <w:t>generative models</w:t>
      </w:r>
      <w:r w:rsidR="001E05F4">
        <w:rPr>
          <w:rFonts w:ascii="Times New Roman" w:hAnsi="Times New Roman" w:cs="Times New Roman"/>
          <w:lang w:eastAsia="zh-CN"/>
        </w:rPr>
        <w:t>,</w:t>
      </w:r>
      <w:r w:rsidR="003A4473">
        <w:rPr>
          <w:rFonts w:ascii="Times New Roman" w:hAnsi="Times New Roman" w:cs="Times New Roman"/>
          <w:lang w:eastAsia="zh-CN"/>
        </w:rPr>
        <w:t xml:space="preserve"> such as </w:t>
      </w:r>
      <w:r w:rsidR="002C6321" w:rsidRPr="002F5351">
        <w:rPr>
          <w:rFonts w:ascii="Times New Roman" w:hAnsi="Times New Roman" w:cs="Times New Roman"/>
          <w:lang w:eastAsia="zh-CN"/>
        </w:rPr>
        <w:t xml:space="preserve">Generative Adversarial networks (GAN) </w:t>
      </w:r>
      <w:r w:rsidR="002C6321"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[19]</w:t>
      </w:r>
      <w:r w:rsidR="002C6321" w:rsidRPr="002F5351">
        <w:rPr>
          <w:rFonts w:ascii="Times New Roman" w:hAnsi="Times New Roman" w:cs="Times New Roman"/>
          <w:lang w:eastAsia="zh-CN"/>
        </w:rPr>
        <w:fldChar w:fldCharType="end"/>
      </w:r>
      <w:r w:rsidR="002C6321" w:rsidRPr="002F5351">
        <w:rPr>
          <w:rFonts w:ascii="Times New Roman" w:hAnsi="Times New Roman" w:cs="Times New Roman"/>
          <w:lang w:eastAsia="zh-CN"/>
        </w:rPr>
        <w:t xml:space="preserve"> and Variational Auto-Encoders (VAE) </w:t>
      </w:r>
      <w:r w:rsidR="002C6321"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[20]</w:t>
      </w:r>
      <w:r w:rsidR="002C6321" w:rsidRPr="002F5351">
        <w:rPr>
          <w:rFonts w:ascii="Times New Roman" w:hAnsi="Times New Roman" w:cs="Times New Roman"/>
          <w:lang w:eastAsia="zh-CN"/>
        </w:rPr>
        <w:fldChar w:fldCharType="end"/>
      </w:r>
      <w:r w:rsidR="00E4037F">
        <w:rPr>
          <w:rFonts w:ascii="Times New Roman" w:hAnsi="Times New Roman" w:cs="Times New Roman"/>
          <w:lang w:eastAsia="zh-CN"/>
        </w:rPr>
        <w:t xml:space="preserve">, </w:t>
      </w:r>
      <w:r w:rsidR="00614616" w:rsidRPr="002F5351">
        <w:rPr>
          <w:rFonts w:ascii="Times New Roman" w:hAnsi="Times New Roman" w:cs="Times New Roman"/>
          <w:lang w:eastAsia="zh-CN"/>
        </w:rPr>
        <w:t>to fill up the missing pieces in perturbation task</w:t>
      </w:r>
      <w:r w:rsidR="0068166E">
        <w:rPr>
          <w:rFonts w:ascii="Times New Roman" w:hAnsi="Times New Roman" w:cs="Times New Roman"/>
          <w:lang w:eastAsia="zh-CN"/>
        </w:rPr>
        <w:t>s</w:t>
      </w:r>
      <w:r w:rsidR="00614616" w:rsidRPr="002F5351">
        <w:rPr>
          <w:rFonts w:ascii="Times New Roman" w:hAnsi="Times New Roman" w:cs="Times New Roman"/>
          <w:lang w:eastAsia="zh-CN"/>
        </w:rPr>
        <w:t xml:space="preserve">. </w:t>
      </w:r>
      <w:r w:rsidR="00E560A9">
        <w:rPr>
          <w:rFonts w:ascii="Times New Roman" w:hAnsi="Times New Roman" w:cs="Times New Roman"/>
          <w:lang w:eastAsia="zh-CN"/>
        </w:rPr>
        <w:t xml:space="preserve">Specifically, </w:t>
      </w:r>
      <w:r w:rsidR="00AC6938" w:rsidRPr="002F5351">
        <w:rPr>
          <w:rFonts w:ascii="Times New Roman" w:hAnsi="Times New Roman" w:cs="Times New Roman"/>
          <w:lang w:eastAsia="zh-CN"/>
        </w:rPr>
        <w:t xml:space="preserve">GAN introduced a generator to construct </w:t>
      </w:r>
      <w:del w:id="129" w:author="tang zijia" w:date="2023-09-10T13:48:00Z">
        <w:r w:rsidR="0083033B" w:rsidDel="00923BA0">
          <w:rPr>
            <w:rFonts w:ascii="Times New Roman" w:hAnsi="Times New Roman" w:cs="Times New Roman"/>
            <w:lang w:eastAsia="zh-CN"/>
          </w:rPr>
          <w:delText>a</w:delText>
        </w:r>
        <w:r w:rsidR="0083033B" w:rsidRPr="002F5351" w:rsidDel="00923BA0">
          <w:rPr>
            <w:rFonts w:ascii="Times New Roman" w:hAnsi="Times New Roman" w:cs="Times New Roman"/>
            <w:lang w:eastAsia="zh-CN"/>
          </w:rPr>
          <w:delText xml:space="preserve"> </w:delText>
        </w:r>
      </w:del>
      <w:r w:rsidR="00AC6938" w:rsidRPr="002F5351">
        <w:rPr>
          <w:rFonts w:ascii="Times New Roman" w:hAnsi="Times New Roman" w:cs="Times New Roman"/>
          <w:lang w:eastAsia="zh-CN"/>
        </w:rPr>
        <w:t>fake</w:t>
      </w:r>
      <w:r w:rsidR="008A7EC4">
        <w:rPr>
          <w:rFonts w:ascii="Times New Roman" w:hAnsi="Times New Roman" w:cs="Times New Roman"/>
          <w:lang w:eastAsia="zh-CN"/>
        </w:rPr>
        <w:t xml:space="preserve"> perturb</w:t>
      </w:r>
      <w:r w:rsidR="00156019">
        <w:rPr>
          <w:rFonts w:ascii="Times New Roman" w:hAnsi="Times New Roman" w:cs="Times New Roman"/>
          <w:lang w:eastAsia="zh-CN"/>
        </w:rPr>
        <w:t>e</w:t>
      </w:r>
      <w:r w:rsidR="008A7EC4">
        <w:rPr>
          <w:rFonts w:ascii="Times New Roman" w:hAnsi="Times New Roman" w:cs="Times New Roman"/>
          <w:lang w:eastAsia="zh-CN"/>
        </w:rPr>
        <w:t>d</w:t>
      </w:r>
      <w:r w:rsidR="00AC6938" w:rsidRPr="002F5351">
        <w:rPr>
          <w:rFonts w:ascii="Times New Roman" w:hAnsi="Times New Roman" w:cs="Times New Roman"/>
          <w:lang w:eastAsia="zh-CN"/>
        </w:rPr>
        <w:t xml:space="preserve"> data and trained a</w:t>
      </w:r>
      <w:r w:rsidR="002E077D">
        <w:rPr>
          <w:rFonts w:ascii="Times New Roman" w:hAnsi="Times New Roman" w:cs="Times New Roman"/>
          <w:lang w:eastAsia="zh-CN"/>
        </w:rPr>
        <w:t xml:space="preserve">n </w:t>
      </w:r>
      <w:r w:rsidR="002E077D" w:rsidRPr="002F5351">
        <w:rPr>
          <w:rFonts w:ascii="Times New Roman" w:hAnsi="Times New Roman" w:cs="Times New Roman"/>
          <w:lang w:eastAsia="zh-CN"/>
        </w:rPr>
        <w:t>adversaria</w:t>
      </w:r>
      <w:r w:rsidR="0043475C">
        <w:rPr>
          <w:rFonts w:ascii="Times New Roman" w:hAnsi="Times New Roman" w:cs="Times New Roman"/>
          <w:lang w:eastAsia="zh-CN"/>
        </w:rPr>
        <w:t>l</w:t>
      </w:r>
      <w:r w:rsidR="00AC6938" w:rsidRPr="002F5351">
        <w:rPr>
          <w:rFonts w:ascii="Times New Roman" w:hAnsi="Times New Roman" w:cs="Times New Roman"/>
          <w:lang w:eastAsia="zh-CN"/>
        </w:rPr>
        <w:t xml:space="preserve"> discriminator to determine whether the </w:t>
      </w:r>
      <w:del w:id="130" w:author="tang zijia" w:date="2023-09-10T21:46:00Z">
        <w:r w:rsidR="00AC6938" w:rsidRPr="002F5351" w:rsidDel="006E011B">
          <w:rPr>
            <w:rFonts w:ascii="Times New Roman" w:hAnsi="Times New Roman" w:cs="Times New Roman"/>
            <w:lang w:eastAsia="zh-CN"/>
          </w:rPr>
          <w:delText xml:space="preserve">fake </w:delText>
        </w:r>
      </w:del>
      <w:ins w:id="131" w:author="tang zijia" w:date="2023-09-10T21:46:00Z">
        <w:r w:rsidR="006E011B">
          <w:rPr>
            <w:rFonts w:ascii="Times New Roman" w:hAnsi="Times New Roman" w:cs="Times New Roman"/>
            <w:lang w:eastAsia="zh-CN"/>
          </w:rPr>
          <w:t>generated</w:t>
        </w:r>
        <w:r w:rsidR="006E011B" w:rsidRPr="002F5351">
          <w:rPr>
            <w:rFonts w:ascii="Times New Roman" w:hAnsi="Times New Roman" w:cs="Times New Roman"/>
            <w:lang w:eastAsia="zh-CN"/>
          </w:rPr>
          <w:t xml:space="preserve"> </w:t>
        </w:r>
      </w:ins>
      <w:r w:rsidR="00AC6938" w:rsidRPr="002F5351">
        <w:rPr>
          <w:rFonts w:ascii="Times New Roman" w:hAnsi="Times New Roman" w:cs="Times New Roman"/>
          <w:lang w:eastAsia="zh-CN"/>
        </w:rPr>
        <w:t>data was</w:t>
      </w:r>
      <w:r w:rsidR="000F5368">
        <w:rPr>
          <w:rFonts w:ascii="Times New Roman" w:hAnsi="Times New Roman" w:cs="Times New Roman"/>
          <w:lang w:eastAsia="zh-CN"/>
        </w:rPr>
        <w:t xml:space="preserve"> </w:t>
      </w:r>
      <w:r w:rsidR="0012526A">
        <w:rPr>
          <w:rFonts w:ascii="Times New Roman" w:hAnsi="Times New Roman" w:cs="Times New Roman"/>
          <w:lang w:eastAsia="zh-CN"/>
        </w:rPr>
        <w:t xml:space="preserve">close to </w:t>
      </w:r>
      <w:r w:rsidR="00960B26">
        <w:rPr>
          <w:rFonts w:ascii="Times New Roman" w:hAnsi="Times New Roman" w:cs="Times New Roman"/>
          <w:lang w:eastAsia="zh-CN"/>
        </w:rPr>
        <w:t xml:space="preserve">the </w:t>
      </w:r>
      <w:r w:rsidR="00FC23ED">
        <w:rPr>
          <w:rFonts w:ascii="Times New Roman" w:hAnsi="Times New Roman" w:cs="Times New Roman"/>
          <w:lang w:eastAsia="zh-CN"/>
        </w:rPr>
        <w:t>real data</w:t>
      </w:r>
      <w:ins w:id="132" w:author="tang zijia" w:date="2023-09-10T21:46:00Z">
        <w:r w:rsidR="006E011B">
          <w:rPr>
            <w:rFonts w:ascii="Times New Roman" w:hAnsi="Times New Roman" w:cs="Times New Roman"/>
            <w:lang w:eastAsia="zh-CN"/>
          </w:rPr>
          <w:t xml:space="preserve"> or not</w:t>
        </w:r>
      </w:ins>
      <w:r w:rsidR="00AC6938" w:rsidRPr="002F5351">
        <w:rPr>
          <w:rFonts w:ascii="Times New Roman" w:hAnsi="Times New Roman" w:cs="Times New Roman"/>
          <w:lang w:eastAsia="zh-CN"/>
        </w:rPr>
        <w:t xml:space="preserve">. </w:t>
      </w:r>
      <w:r w:rsidR="002C1E43">
        <w:rPr>
          <w:rFonts w:ascii="Times New Roman" w:hAnsi="Times New Roman" w:cs="Times New Roman"/>
          <w:lang w:eastAsia="zh-CN"/>
        </w:rPr>
        <w:t>Such</w:t>
      </w:r>
      <w:r w:rsidR="002C1E43"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adversarial battle aimed to train a robust generator to infer high-quality data samples. </w:t>
      </w:r>
      <w:r w:rsidR="0074671F">
        <w:rPr>
          <w:rFonts w:ascii="Times New Roman" w:hAnsi="Times New Roman" w:cs="Times New Roman"/>
          <w:lang w:eastAsia="zh-CN"/>
        </w:rPr>
        <w:t>However</w:t>
      </w:r>
      <w:r w:rsidR="00183316">
        <w:rPr>
          <w:rFonts w:ascii="Times New Roman" w:hAnsi="Times New Roman" w:cs="Times New Roman"/>
          <w:lang w:eastAsia="zh-CN"/>
        </w:rPr>
        <w:t>, t</w:t>
      </w:r>
      <w:r w:rsidR="00AC6938" w:rsidRPr="002F5351">
        <w:rPr>
          <w:rFonts w:ascii="Times New Roman" w:hAnsi="Times New Roman" w:cs="Times New Roman"/>
          <w:lang w:eastAsia="zh-CN"/>
        </w:rPr>
        <w:t>he major drawback of GAN</w:t>
      </w:r>
      <w:r w:rsidR="0045392B" w:rsidRPr="002F5351">
        <w:rPr>
          <w:rFonts w:ascii="Times New Roman" w:hAnsi="Times New Roman" w:cs="Times New Roman"/>
          <w:lang w:eastAsia="zh-CN"/>
        </w:rPr>
        <w:t xml:space="preserve"> </w:t>
      </w:r>
      <w:del w:id="133" w:author="tang zijia" w:date="2023-09-10T13:50:00Z">
        <w:r w:rsidR="00D9084B" w:rsidDel="00923BA0">
          <w:rPr>
            <w:rFonts w:ascii="Times New Roman" w:hAnsi="Times New Roman" w:cs="Times New Roman" w:hint="eastAsia"/>
            <w:lang w:eastAsia="zh-CN"/>
          </w:rPr>
          <w:delText>lie</w:delText>
        </w:r>
      </w:del>
      <w:ins w:id="134" w:author="tang zijia" w:date="2023-09-10T13:50:00Z">
        <w:r w:rsidR="00923BA0">
          <w:rPr>
            <w:rFonts w:ascii="Times New Roman" w:hAnsi="Times New Roman" w:cs="Times New Roman" w:hint="eastAsia"/>
            <w:lang w:eastAsia="zh-CN"/>
          </w:rPr>
          <w:t>lay</w:t>
        </w:r>
      </w:ins>
      <w:del w:id="135" w:author="tang zijia" w:date="2023-09-10T13:49:00Z">
        <w:r w:rsidR="00D9084B" w:rsidDel="00923BA0">
          <w:rPr>
            <w:rFonts w:ascii="Times New Roman" w:hAnsi="Times New Roman" w:cs="Times New Roman"/>
            <w:lang w:eastAsia="zh-CN"/>
          </w:rPr>
          <w:delText>s</w:delText>
        </w:r>
      </w:del>
      <w:r w:rsidR="00D9084B">
        <w:rPr>
          <w:rFonts w:ascii="Times New Roman" w:hAnsi="Times New Roman" w:cs="Times New Roman"/>
          <w:lang w:eastAsia="zh-CN"/>
        </w:rPr>
        <w:t xml:space="preserve"> in the </w:t>
      </w:r>
      <w:r w:rsidR="007D0CF5">
        <w:rPr>
          <w:rFonts w:ascii="Times New Roman" w:hAnsi="Times New Roman" w:cs="Times New Roman"/>
          <w:lang w:eastAsia="zh-CN"/>
        </w:rPr>
        <w:t>difficulty</w:t>
      </w:r>
      <w:r w:rsidR="007F5CC9">
        <w:rPr>
          <w:rFonts w:ascii="Times New Roman" w:hAnsi="Times New Roman" w:cs="Times New Roman"/>
          <w:lang w:eastAsia="zh-CN"/>
        </w:rPr>
        <w:t xml:space="preserve"> </w:t>
      </w:r>
      <w:r w:rsidR="00502578">
        <w:rPr>
          <w:rFonts w:ascii="Times New Roman" w:hAnsi="Times New Roman" w:cs="Times New Roman"/>
          <w:lang w:eastAsia="zh-CN"/>
        </w:rPr>
        <w:t>in</w:t>
      </w:r>
      <w:r w:rsidR="007F5CC9">
        <w:rPr>
          <w:rFonts w:ascii="Times New Roman" w:hAnsi="Times New Roman" w:cs="Times New Roman"/>
          <w:lang w:eastAsia="zh-CN"/>
        </w:rPr>
        <w:t xml:space="preserve"> </w:t>
      </w:r>
      <w:r w:rsidR="00EF58C0">
        <w:rPr>
          <w:rFonts w:ascii="Times New Roman" w:hAnsi="Times New Roman" w:cs="Times New Roman"/>
          <w:lang w:eastAsia="zh-CN"/>
        </w:rPr>
        <w:t>bal</w:t>
      </w:r>
      <w:r w:rsidR="00AC6938" w:rsidRPr="002F5351">
        <w:rPr>
          <w:rFonts w:ascii="Times New Roman" w:hAnsi="Times New Roman" w:cs="Times New Roman"/>
          <w:lang w:eastAsia="zh-CN"/>
        </w:rPr>
        <w:t>anc</w:t>
      </w:r>
      <w:r w:rsidR="00EF58C0">
        <w:rPr>
          <w:rFonts w:ascii="Times New Roman" w:hAnsi="Times New Roman" w:cs="Times New Roman"/>
          <w:lang w:eastAsia="zh-CN"/>
        </w:rPr>
        <w:t>ing</w:t>
      </w:r>
      <w:r w:rsidR="00AC6938" w:rsidRPr="002F5351">
        <w:rPr>
          <w:rFonts w:ascii="Times New Roman" w:hAnsi="Times New Roman" w:cs="Times New Roman"/>
          <w:lang w:eastAsia="zh-CN"/>
        </w:rPr>
        <w:t xml:space="preserve"> the adversarial training</w:t>
      </w:r>
      <w:r w:rsidR="007A5891">
        <w:rPr>
          <w:rFonts w:ascii="Times New Roman" w:hAnsi="Times New Roman" w:cs="Times New Roman"/>
          <w:lang w:eastAsia="zh-CN"/>
        </w:rPr>
        <w:t>,</w:t>
      </w:r>
      <w:r w:rsidR="002052F8">
        <w:rPr>
          <w:rFonts w:ascii="Times New Roman" w:hAnsi="Times New Roman" w:cs="Times New Roman"/>
          <w:lang w:eastAsia="zh-CN"/>
        </w:rPr>
        <w:t xml:space="preserve"> </w:t>
      </w:r>
      <w:r w:rsidR="006F54FC" w:rsidRPr="002F5351">
        <w:rPr>
          <w:rFonts w:ascii="Times New Roman" w:hAnsi="Times New Roman" w:cs="Times New Roman"/>
          <w:lang w:eastAsia="zh-CN"/>
        </w:rPr>
        <w:t>le</w:t>
      </w:r>
      <w:r w:rsidR="00505756">
        <w:rPr>
          <w:rFonts w:ascii="Times New Roman" w:hAnsi="Times New Roman" w:cs="Times New Roman"/>
          <w:lang w:eastAsia="zh-CN"/>
        </w:rPr>
        <w:t>a</w:t>
      </w:r>
      <w:r w:rsidR="006F54FC" w:rsidRPr="002F5351">
        <w:rPr>
          <w:rFonts w:ascii="Times New Roman" w:hAnsi="Times New Roman" w:cs="Times New Roman"/>
          <w:lang w:eastAsia="zh-CN"/>
        </w:rPr>
        <w:t>d</w:t>
      </w:r>
      <w:r w:rsidR="002052F8">
        <w:rPr>
          <w:rFonts w:ascii="Times New Roman" w:hAnsi="Times New Roman" w:cs="Times New Roman"/>
          <w:lang w:eastAsia="zh-CN"/>
        </w:rPr>
        <w:t>ing</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 xml:space="preserve">to </w:t>
      </w:r>
      <w:r w:rsidR="00AC6938" w:rsidRPr="002F5351">
        <w:rPr>
          <w:rFonts w:ascii="Times New Roman" w:hAnsi="Times New Roman" w:cs="Times New Roman"/>
          <w:lang w:eastAsia="zh-CN"/>
        </w:rPr>
        <w:t xml:space="preserve">a useless collapsed generator </w:t>
      </w:r>
      <w:r w:rsidR="0045392B" w:rsidRPr="002F5351">
        <w:rPr>
          <w:rFonts w:ascii="Times New Roman" w:hAnsi="Times New Roman" w:cs="Times New Roman"/>
          <w:lang w:eastAsia="zh-CN"/>
        </w:rPr>
        <w:t>that</w:t>
      </w:r>
      <w:r w:rsidR="00AC6938" w:rsidRPr="002F5351">
        <w:rPr>
          <w:rFonts w:ascii="Times New Roman" w:hAnsi="Times New Roman" w:cs="Times New Roman"/>
          <w:lang w:eastAsia="zh-CN"/>
        </w:rPr>
        <w:t xml:space="preserve"> </w:t>
      </w:r>
      <w:ins w:id="136" w:author="tang zijia" w:date="2023-09-10T13:49:00Z">
        <w:r w:rsidR="00923BA0">
          <w:rPr>
            <w:rFonts w:ascii="Times New Roman" w:hAnsi="Times New Roman" w:cs="Times New Roman"/>
            <w:lang w:eastAsia="zh-CN"/>
          </w:rPr>
          <w:t>was</w:t>
        </w:r>
      </w:ins>
      <w:del w:id="137" w:author="tang zijia" w:date="2023-09-10T13:49:00Z">
        <w:r w:rsidR="0045392B" w:rsidRPr="002F5351" w:rsidDel="00923BA0">
          <w:rPr>
            <w:rFonts w:ascii="Times New Roman" w:hAnsi="Times New Roman" w:cs="Times New Roman"/>
            <w:lang w:eastAsia="zh-CN"/>
          </w:rPr>
          <w:delText>is</w:delText>
        </w:r>
      </w:del>
      <w:r w:rsidR="00AC6938" w:rsidRPr="002F5351">
        <w:rPr>
          <w:rFonts w:ascii="Times New Roman" w:hAnsi="Times New Roman" w:cs="Times New Roman"/>
          <w:lang w:eastAsia="zh-CN"/>
        </w:rPr>
        <w:t xml:space="preserve"> very sensitive </w:t>
      </w:r>
      <w:r w:rsidR="0045392B" w:rsidRPr="002F5351">
        <w:rPr>
          <w:rFonts w:ascii="Times New Roman" w:hAnsi="Times New Roman" w:cs="Times New Roman"/>
          <w:lang w:eastAsia="zh-CN"/>
        </w:rPr>
        <w:t>to the</w:t>
      </w:r>
      <w:r w:rsidR="00AC6938" w:rsidRPr="002F5351">
        <w:rPr>
          <w:rFonts w:ascii="Times New Roman" w:hAnsi="Times New Roman" w:cs="Times New Roman"/>
          <w:lang w:eastAsia="zh-CN"/>
        </w:rPr>
        <w:t xml:space="preserve"> input </w:t>
      </w:r>
      <w:r w:rsidR="00992EB0">
        <w:rPr>
          <w:rFonts w:ascii="Times New Roman" w:hAnsi="Times New Roman" w:cs="Times New Roman"/>
          <w:lang w:eastAsia="zh-CN"/>
        </w:rPr>
        <w:t xml:space="preserve">data </w:t>
      </w:r>
      <w:r w:rsidR="00AC6938" w:rsidRPr="002F5351">
        <w:rPr>
          <w:rFonts w:ascii="Times New Roman" w:hAnsi="Times New Roman" w:cs="Times New Roman"/>
          <w:lang w:eastAsia="zh-CN"/>
        </w:rPr>
        <w:t>noise. sc-WGAN</w:t>
      </w:r>
      <w:r w:rsidR="001C7EDA"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[21]</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transferred </w:t>
      </w:r>
      <w:r w:rsidR="00C16DEF">
        <w:rPr>
          <w:rFonts w:ascii="Times New Roman" w:hAnsi="Times New Roman" w:cs="Times New Roman"/>
          <w:lang w:eastAsia="zh-CN"/>
        </w:rPr>
        <w:t>a</w:t>
      </w:r>
      <w:r w:rsidR="00C16DEF"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more stable WGAN to the single-cell perturbation and </w:t>
      </w:r>
      <w:ins w:id="138" w:author="tang zijia" w:date="2023-09-10T13:55:00Z">
        <w:r w:rsidR="00114D75" w:rsidRPr="002F5351">
          <w:rPr>
            <w:rFonts w:ascii="Times New Roman" w:hAnsi="Times New Roman" w:cs="Times New Roman"/>
          </w:rPr>
          <w:t>style-transfer GAN</w:t>
        </w:r>
        <w:r w:rsidR="00114D75">
          <w:rPr>
            <w:rFonts w:ascii="Times New Roman" w:hAnsi="Times New Roman" w:cs="Times New Roman"/>
            <w:lang w:eastAsia="zh-CN"/>
          </w:rPr>
          <w:t xml:space="preserve"> (</w:t>
        </w:r>
      </w:ins>
      <w:r w:rsidR="00AC6938" w:rsidRPr="002F5351">
        <w:rPr>
          <w:rFonts w:ascii="Times New Roman" w:hAnsi="Times New Roman" w:cs="Times New Roman"/>
          <w:lang w:eastAsia="zh-CN"/>
        </w:rPr>
        <w:t>st</w:t>
      </w:r>
      <w:del w:id="139" w:author="tang zijia" w:date="2023-09-10T13:50:00Z">
        <w:r w:rsidR="00AC6938" w:rsidRPr="002F5351" w:rsidDel="00923BA0">
          <w:rPr>
            <w:rFonts w:ascii="Times New Roman" w:hAnsi="Times New Roman" w:cs="Times New Roman"/>
            <w:lang w:eastAsia="zh-CN"/>
          </w:rPr>
          <w:delText>-</w:delText>
        </w:r>
      </w:del>
      <w:r w:rsidR="00AC6938" w:rsidRPr="002F5351">
        <w:rPr>
          <w:rFonts w:ascii="Times New Roman" w:hAnsi="Times New Roman" w:cs="Times New Roman"/>
          <w:lang w:eastAsia="zh-CN"/>
        </w:rPr>
        <w:t>GAN</w:t>
      </w:r>
      <w:ins w:id="140" w:author="tang zijia" w:date="2023-09-10T13:55:00Z">
        <w:r w:rsidR="00114D75">
          <w:rPr>
            <w:rFonts w:ascii="Times New Roman" w:hAnsi="Times New Roman" w:cs="Times New Roman"/>
            <w:lang w:eastAsia="zh-CN"/>
          </w:rPr>
          <w:t>)</w:t>
        </w:r>
      </w:ins>
      <w:r w:rsidR="002702F8"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fldChar w:fldCharType="begin"/>
      </w:r>
      <w:r w:rsidR="00E274ED">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[22]</w:t>
      </w:r>
      <w:r w:rsidR="00AC6938" w:rsidRPr="002F5351">
        <w:rPr>
          <w:rFonts w:ascii="Times New Roman" w:hAnsi="Times New Roman" w:cs="Times New Roman"/>
          <w:lang w:eastAsia="zh-CN"/>
        </w:rPr>
        <w:fldChar w:fldCharType="end"/>
      </w:r>
      <w:r w:rsidR="00AC6938" w:rsidRPr="002F5351">
        <w:rPr>
          <w:rFonts w:ascii="Times New Roman" w:hAnsi="Times New Roman" w:cs="Times New Roman"/>
          <w:lang w:eastAsia="zh-CN"/>
        </w:rPr>
        <w:t xml:space="preserve"> introduced </w:t>
      </w:r>
      <w:r w:rsidR="0045392B" w:rsidRPr="002F5351">
        <w:rPr>
          <w:rFonts w:ascii="Times New Roman" w:hAnsi="Times New Roman" w:cs="Times New Roman"/>
          <w:lang w:eastAsia="zh-CN"/>
        </w:rPr>
        <w:t>the idea of style transferring that</w:t>
      </w:r>
      <w:r w:rsidR="00AC6938" w:rsidRPr="002F5351">
        <w:rPr>
          <w:rFonts w:ascii="Times New Roman" w:hAnsi="Times New Roman" w:cs="Times New Roman"/>
          <w:lang w:eastAsia="zh-CN"/>
        </w:rPr>
        <w:t xml:space="preserve"> </w:t>
      </w:r>
      <w:r w:rsidR="0045392B" w:rsidRPr="002F5351">
        <w:rPr>
          <w:rFonts w:ascii="Times New Roman" w:hAnsi="Times New Roman" w:cs="Times New Roman"/>
          <w:lang w:eastAsia="zh-CN"/>
        </w:rPr>
        <w:t>transfer</w:t>
      </w:r>
      <w:ins w:id="141" w:author="tang zijia" w:date="2023-09-10T13:51:00Z">
        <w:r w:rsidR="00923BA0">
          <w:rPr>
            <w:rFonts w:ascii="Times New Roman" w:hAnsi="Times New Roman" w:cs="Times New Roman"/>
            <w:lang w:eastAsia="zh-CN"/>
          </w:rPr>
          <w:t>red</w:t>
        </w:r>
      </w:ins>
      <w:r w:rsidR="00AC6938" w:rsidRPr="002F5351">
        <w:rPr>
          <w:rFonts w:ascii="Times New Roman" w:hAnsi="Times New Roman" w:cs="Times New Roman"/>
          <w:lang w:eastAsia="zh-CN"/>
        </w:rPr>
        <w:t xml:space="preserve"> multiple styles</w:t>
      </w:r>
      <w:r w:rsidR="0045392B" w:rsidRPr="002F5351">
        <w:rPr>
          <w:rFonts w:ascii="Times New Roman" w:hAnsi="Times New Roman" w:cs="Times New Roman"/>
          <w:lang w:eastAsia="zh-CN"/>
        </w:rPr>
        <w:t xml:space="preserve"> </w:t>
      </w:r>
      <w:r w:rsidR="00AC6938" w:rsidRPr="002F5351">
        <w:rPr>
          <w:rFonts w:ascii="Times New Roman" w:hAnsi="Times New Roman" w:cs="Times New Roman"/>
          <w:lang w:eastAsia="zh-CN"/>
        </w:rPr>
        <w:t>determined by the users</w:t>
      </w:r>
      <w:r w:rsidR="0045392B" w:rsidRPr="002F5351">
        <w:rPr>
          <w:rFonts w:ascii="Times New Roman" w:hAnsi="Times New Roman" w:cs="Times New Roman"/>
          <w:lang w:eastAsia="zh-CN"/>
        </w:rPr>
        <w:t xml:space="preserve"> to the generator</w:t>
      </w:r>
      <w:r w:rsidR="00AC6938" w:rsidRPr="002F5351">
        <w:rPr>
          <w:rFonts w:ascii="Times New Roman" w:hAnsi="Times New Roman" w:cs="Times New Roman"/>
          <w:lang w:eastAsia="zh-CN"/>
        </w:rPr>
        <w:t>.</w:t>
      </w:r>
      <w:r w:rsidR="00D4580C">
        <w:rPr>
          <w:rFonts w:ascii="Times New Roman" w:hAnsi="Times New Roman" w:cs="Times New Roman"/>
          <w:lang w:eastAsia="zh-CN"/>
        </w:rPr>
        <w:t xml:space="preserve"> </w:t>
      </w:r>
      <w:r w:rsidR="00AC6938" w:rsidRPr="002F5351">
        <w:rPr>
          <w:rFonts w:ascii="Times New Roman" w:hAnsi="Times New Roman" w:cs="Times New Roman"/>
          <w:lang w:eastAsia="zh-CN"/>
        </w:rPr>
        <w:t xml:space="preserve">On </w:t>
      </w:r>
      <w:r w:rsidR="00FF1C7C">
        <w:rPr>
          <w:rFonts w:ascii="Times New Roman" w:hAnsi="Times New Roman" w:cs="Times New Roman"/>
          <w:lang w:eastAsia="zh-CN"/>
        </w:rPr>
        <w:t>the other hand</w:t>
      </w:r>
      <w:r w:rsidR="00AC6938" w:rsidRPr="002F5351">
        <w:rPr>
          <w:rFonts w:ascii="Times New Roman" w:hAnsi="Times New Roman" w:cs="Times New Roman"/>
          <w:lang w:eastAsia="zh-CN"/>
        </w:rPr>
        <w:t>, VAE</w:t>
      </w:r>
      <w:r w:rsidR="00014070">
        <w:rPr>
          <w:rFonts w:ascii="Times New Roman" w:hAnsi="Times New Roman" w:cs="Times New Roman"/>
          <w:lang w:eastAsia="zh-CN"/>
        </w:rPr>
        <w:t xml:space="preserve"> </w:t>
      </w:r>
      <w:r w:rsidR="00CC2D8F">
        <w:rPr>
          <w:rFonts w:ascii="Times New Roman" w:hAnsi="Times New Roman" w:cs="Times New Roman"/>
        </w:rPr>
        <w:t>generate</w:t>
      </w:r>
      <w:ins w:id="142" w:author="tang zijia" w:date="2023-09-10T13:50:00Z">
        <w:r w:rsidR="00923BA0">
          <w:rPr>
            <w:rFonts w:ascii="Times New Roman" w:hAnsi="Times New Roman" w:cs="Times New Roman"/>
          </w:rPr>
          <w:t>d</w:t>
        </w:r>
      </w:ins>
      <w:del w:id="143" w:author="tang zijia" w:date="2023-09-10T13:50:00Z">
        <w:r w:rsidR="00CC2D8F" w:rsidDel="00923BA0">
          <w:rPr>
            <w:rFonts w:ascii="Times New Roman" w:hAnsi="Times New Roman" w:cs="Times New Roman"/>
          </w:rPr>
          <w:delText>s</w:delText>
        </w:r>
      </w:del>
      <w:r w:rsidR="00CC2D8F">
        <w:rPr>
          <w:rFonts w:ascii="Times New Roman" w:hAnsi="Times New Roman" w:cs="Times New Roman"/>
        </w:rPr>
        <w:t xml:space="preserve"> data </w:t>
      </w:r>
      <w:r w:rsidR="00374BF8">
        <w:rPr>
          <w:rFonts w:ascii="Times New Roman" w:hAnsi="Times New Roman" w:cs="Times New Roman"/>
        </w:rPr>
        <w:t xml:space="preserve">by </w:t>
      </w:r>
      <w:r w:rsidR="00AC6938" w:rsidRPr="002F5351">
        <w:rPr>
          <w:rFonts w:ascii="Times New Roman" w:hAnsi="Times New Roman" w:cs="Times New Roman"/>
        </w:rPr>
        <w:t>sampl</w:t>
      </w:r>
      <w:r w:rsidR="00CE4ECF">
        <w:rPr>
          <w:rFonts w:ascii="Times New Roman" w:hAnsi="Times New Roman" w:cs="Times New Roman"/>
        </w:rPr>
        <w:t>ing</w:t>
      </w:r>
      <w:r w:rsidR="00AC6938" w:rsidRPr="002F5351">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ins w:id="144" w:author="tang zijia" w:date="2023-09-10T13:50:00Z">
        <w:r w:rsidR="00923BA0">
          <w:rPr>
            <w:rFonts w:ascii="Times New Roman" w:hAnsi="Times New Roman" w:cs="Times New Roman"/>
          </w:rPr>
          <w:t>d</w:t>
        </w:r>
      </w:ins>
      <w:r w:rsidR="00AC6938" w:rsidRPr="002F5351">
        <w:rPr>
          <w:rFonts w:ascii="Times New Roman" w:hAnsi="Times New Roman" w:cs="Times New Roman"/>
        </w:rPr>
        <w:t xml:space="preserve"> new data observations from the estimated distribution using variational inference. </w:t>
      </w:r>
      <w:r w:rsidR="00732CF7">
        <w:rPr>
          <w:rFonts w:ascii="Times New Roman" w:hAnsi="Times New Roman" w:cs="Times New Roman"/>
        </w:rPr>
        <w:t>For example</w:t>
      </w:r>
      <w:r w:rsidR="00AC6938" w:rsidRPr="002F5351">
        <w:rPr>
          <w:rFonts w:ascii="Times New Roman" w:hAnsi="Times New Roman" w:cs="Times New Roman"/>
        </w:rPr>
        <w:t>, scG</w:t>
      </w:r>
      <w:r w:rsidR="00D96730">
        <w:rPr>
          <w:rFonts w:ascii="Times New Roman" w:hAnsi="Times New Roman" w:cs="Times New Roman"/>
        </w:rPr>
        <w:t>en</w:t>
      </w:r>
      <w:r w:rsidR="002702F8"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[23]</w:t>
      </w:r>
      <w:r w:rsidR="00AC6938" w:rsidRPr="002F5351">
        <w:rPr>
          <w:rFonts w:ascii="Times New Roman" w:hAnsi="Times New Roman" w:cs="Times New Roman"/>
        </w:rPr>
        <w:fldChar w:fldCharType="end"/>
      </w:r>
      <w:r w:rsidR="00AC6938" w:rsidRPr="002F5351">
        <w:rPr>
          <w:rFonts w:ascii="Times New Roman" w:hAnsi="Times New Roman" w:cs="Times New Roman"/>
        </w:rPr>
        <w:t xml:space="preserve"> assumed a fixed linear gap between the control cells and the </w:t>
      </w:r>
      <w:r w:rsidR="004D79E8">
        <w:rPr>
          <w:rFonts w:ascii="Times New Roman" w:hAnsi="Times New Roman" w:cs="Times New Roman"/>
        </w:rPr>
        <w:t>pertu</w:t>
      </w:r>
      <w:r w:rsidR="008340F8">
        <w:rPr>
          <w:rFonts w:ascii="Times New Roman" w:hAnsi="Times New Roman" w:cs="Times New Roman"/>
        </w:rPr>
        <w:t>r</w:t>
      </w:r>
      <w:r w:rsidR="004D79E8">
        <w:rPr>
          <w:rFonts w:ascii="Times New Roman" w:hAnsi="Times New Roman" w:cs="Times New Roman"/>
        </w:rPr>
        <w:t>bed</w:t>
      </w:r>
      <w:r w:rsidR="004D79E8" w:rsidRPr="002F5351">
        <w:rPr>
          <w:rFonts w:ascii="Times New Roman" w:hAnsi="Times New Roman" w:cs="Times New Roman"/>
        </w:rPr>
        <w:t xml:space="preserve"> </w:t>
      </w:r>
      <w:r w:rsidR="00AC6938" w:rsidRPr="002F5351">
        <w:rPr>
          <w:rFonts w:ascii="Times New Roman" w:hAnsi="Times New Roman" w:cs="Times New Roman"/>
        </w:rPr>
        <w:t xml:space="preserve">cells, calculated the latent difference from both datasets and predicted the </w:t>
      </w:r>
      <w:r w:rsidR="00D97090">
        <w:rPr>
          <w:rFonts w:ascii="Times New Roman" w:hAnsi="Times New Roman" w:cs="Times New Roman"/>
        </w:rPr>
        <w:t>perturbed</w:t>
      </w:r>
      <w:r w:rsidR="00D97090" w:rsidRPr="002F5351">
        <w:rPr>
          <w:rFonts w:ascii="Times New Roman" w:hAnsi="Times New Roman" w:cs="Times New Roman"/>
        </w:rPr>
        <w:t xml:space="preserve"> </w:t>
      </w:r>
      <w:r w:rsidR="00AC6938" w:rsidRPr="002F5351">
        <w:rPr>
          <w:rFonts w:ascii="Times New Roman" w:hAnsi="Times New Roman" w:cs="Times New Roman"/>
        </w:rPr>
        <w:t xml:space="preserve">cell response using latent representation from </w:t>
      </w:r>
      <w:ins w:id="145" w:author="tang zijia" w:date="2023-09-10T13:50:00Z">
        <w:r w:rsidR="00923BA0">
          <w:rPr>
            <w:rFonts w:ascii="Times New Roman" w:hAnsi="Times New Roman" w:cs="Times New Roman"/>
          </w:rPr>
          <w:t xml:space="preserve">the </w:t>
        </w:r>
      </w:ins>
      <w:r w:rsidR="00AC6938" w:rsidRPr="002F5351">
        <w:rPr>
          <w:rFonts w:ascii="Times New Roman" w:hAnsi="Times New Roman" w:cs="Times New Roman"/>
        </w:rPr>
        <w:t xml:space="preserve">control cells and the </w:t>
      </w:r>
      <w:r w:rsidR="00F638E9">
        <w:rPr>
          <w:rFonts w:ascii="Times New Roman" w:hAnsi="Times New Roman" w:cs="Times New Roman"/>
        </w:rPr>
        <w:t>perturbed</w:t>
      </w:r>
      <w:r w:rsidR="00F638E9" w:rsidRPr="002F5351">
        <w:rPr>
          <w:rFonts w:ascii="Times New Roman" w:hAnsi="Times New Roman" w:cs="Times New Roman"/>
        </w:rPr>
        <w:t xml:space="preserve"> </w:t>
      </w:r>
      <w:r w:rsidR="00AC6938" w:rsidRPr="002F5351">
        <w:rPr>
          <w:rFonts w:ascii="Times New Roman" w:hAnsi="Times New Roman" w:cs="Times New Roman"/>
        </w:rPr>
        <w:t xml:space="preserve">cells. </w:t>
      </w:r>
      <w:r w:rsidR="00AC6938" w:rsidRPr="006506E8">
        <w:rPr>
          <w:rFonts w:ascii="Times New Roman" w:hAnsi="Times New Roman" w:cs="Times New Roman"/>
          <w:highlight w:val="yellow"/>
        </w:rPr>
        <w:t>Conditional Variational Auto-Encoder (CVAE)</w:t>
      </w:r>
      <w:r w:rsidR="002702F8" w:rsidRPr="006506E8">
        <w:rPr>
          <w:rFonts w:ascii="Times New Roman" w:hAnsi="Times New Roman" w:cs="Times New Roman"/>
          <w:highlight w:val="yellow"/>
        </w:rPr>
        <w:t xml:space="preserve"> </w:t>
      </w:r>
      <w:r w:rsidR="00AC6938" w:rsidRPr="006506E8">
        <w:rPr>
          <w:rFonts w:ascii="Times New Roman" w:hAnsi="Times New Roman" w:cs="Times New Roman"/>
          <w:highlight w:val="yellow"/>
        </w:rPr>
        <w:fldChar w:fldCharType="begin"/>
      </w:r>
      <w:r w:rsidR="00402CE6" w:rsidRPr="006506E8">
        <w:rPr>
          <w:rFonts w:ascii="Times New Roman" w:hAnsi="Times New Roman" w:cs="Times New Roman"/>
          <w:highlight w:val="yellow"/>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6506E8">
        <w:rPr>
          <w:rFonts w:ascii="Times New Roman" w:hAnsi="Times New Roman" w:cs="Times New Roman"/>
          <w:highlight w:val="yellow"/>
        </w:rPr>
        <w:fldChar w:fldCharType="separate"/>
      </w:r>
      <w:r w:rsidR="00402CE6" w:rsidRPr="006506E8">
        <w:rPr>
          <w:rFonts w:ascii="Times New Roman" w:hAnsi="Times New Roman" w:cs="Times New Roman"/>
          <w:noProof/>
          <w:highlight w:val="yellow"/>
        </w:rPr>
        <w:t>[24]</w:t>
      </w:r>
      <w:r w:rsidR="00AC6938" w:rsidRPr="006506E8">
        <w:rPr>
          <w:rFonts w:ascii="Times New Roman" w:hAnsi="Times New Roman" w:cs="Times New Roman"/>
          <w:highlight w:val="yellow"/>
        </w:rPr>
        <w:fldChar w:fldCharType="end"/>
      </w:r>
      <w:r w:rsidR="00AC6938" w:rsidRPr="006506E8">
        <w:rPr>
          <w:rFonts w:ascii="Times New Roman" w:hAnsi="Times New Roman" w:cs="Times New Roman"/>
          <w:highlight w:val="yellow"/>
        </w:rPr>
        <w:t xml:space="preserve"> introduced more constraints to the neural network, allowing the end-users to generate desired reconstructed samples for customized demands</w:t>
      </w:r>
      <w:ins w:id="146" w:author="tang zijia" w:date="2023-09-10T13:52:00Z">
        <w:r w:rsidR="00923BA0">
          <w:rPr>
            <w:rFonts w:ascii="Times New Roman" w:hAnsi="Times New Roman" w:cs="Times New Roman"/>
            <w:highlight w:val="yellow"/>
          </w:rPr>
          <w:t xml:space="preserve"> In this case, users could concate labels containing cell type </w:t>
        </w:r>
      </w:ins>
      <w:ins w:id="147" w:author="tang zijia" w:date="2023-09-10T13:53:00Z">
        <w:r w:rsidR="00923BA0">
          <w:rPr>
            <w:rFonts w:ascii="Times New Roman" w:hAnsi="Times New Roman" w:cs="Times New Roman"/>
            <w:highlight w:val="yellow"/>
          </w:rPr>
          <w:t>or gene information to the end of the original data to further improve th</w:t>
        </w:r>
      </w:ins>
      <w:ins w:id="148" w:author="tang zijia" w:date="2023-09-10T21:46:00Z">
        <w:r w:rsidR="006E011B">
          <w:rPr>
            <w:rFonts w:ascii="Times New Roman" w:hAnsi="Times New Roman" w:cs="Times New Roman"/>
            <w:highlight w:val="yellow"/>
          </w:rPr>
          <w:t>e</w:t>
        </w:r>
      </w:ins>
      <w:ins w:id="149" w:author="tang zijia" w:date="2023-09-10T13:53:00Z">
        <w:r w:rsidR="00923BA0">
          <w:rPr>
            <w:rFonts w:ascii="Times New Roman" w:hAnsi="Times New Roman" w:cs="Times New Roman"/>
            <w:highlight w:val="yellow"/>
          </w:rPr>
          <w:t xml:space="preserve"> accuracy of predicting the effect of perturbation</w:t>
        </w:r>
      </w:ins>
      <w:r w:rsidR="00AC6938" w:rsidRPr="006506E8">
        <w:rPr>
          <w:rFonts w:ascii="Times New Roman" w:hAnsi="Times New Roman" w:cs="Times New Roman"/>
          <w:highlight w:val="yellow"/>
        </w:rPr>
        <w:t>.</w:t>
      </w:r>
    </w:p>
    <w:p w14:paraId="3C01F304" w14:textId="766ED1CF" w:rsidR="00AC6938" w:rsidRDefault="00B32EE9" w:rsidP="00FC43C3">
      <w:pPr>
        <w:pStyle w:val="a0"/>
        <w:jc w:val="both"/>
        <w:rPr>
          <w:rFonts w:ascii="Times New Roman" w:hAnsi="Times New Roman" w:cs="Times New Roman"/>
        </w:rPr>
      </w:pPr>
      <w:r w:rsidRPr="002F5351">
        <w:rPr>
          <w:rFonts w:ascii="Times New Roman" w:hAnsi="Times New Roman" w:cs="Times New Roman"/>
          <w:lang w:eastAsia="zh-CN"/>
        </w:rPr>
        <w:t xml:space="preserve">In this </w:t>
      </w:r>
      <w:r w:rsidR="00B43BFE">
        <w:rPr>
          <w:rFonts w:ascii="Times New Roman" w:hAnsi="Times New Roman" w:cs="Times New Roman"/>
          <w:lang w:eastAsia="zh-CN"/>
        </w:rPr>
        <w:t>work</w:t>
      </w:r>
      <w:r w:rsidRPr="002F5351">
        <w:rPr>
          <w:rFonts w:ascii="Times New Roman" w:hAnsi="Times New Roman" w:cs="Times New Roman"/>
          <w:lang w:eastAsia="zh-CN"/>
        </w:rPr>
        <w:t xml:space="preserve">, </w:t>
      </w:r>
      <w:r w:rsidR="00AC6938" w:rsidRPr="002F5351">
        <w:rPr>
          <w:rFonts w:ascii="Times New Roman" w:hAnsi="Times New Roman" w:cs="Times New Roman"/>
        </w:rPr>
        <w:t>we present</w:t>
      </w:r>
      <w:ins w:id="150" w:author="tang zijia" w:date="2023-09-10T13:54:00Z">
        <w:r w:rsidR="00114D75">
          <w:rPr>
            <w:rFonts w:ascii="Times New Roman" w:hAnsi="Times New Roman" w:cs="Times New Roman"/>
          </w:rPr>
          <w:t>ed</w:t>
        </w:r>
      </w:ins>
      <w:r w:rsidR="00AC6938" w:rsidRPr="002F5351">
        <w:rPr>
          <w:rFonts w:ascii="Times New Roman" w:hAnsi="Times New Roman" w:cs="Times New Roman"/>
        </w:rPr>
        <w:t xml:space="preserve"> a novel tool</w:t>
      </w:r>
      <w:r w:rsidR="00C815F4" w:rsidRPr="002F5351">
        <w:rPr>
          <w:rFonts w:ascii="Times New Roman" w:hAnsi="Times New Roman" w:cs="Times New Roman"/>
        </w:rPr>
        <w:t xml:space="preserve">, i.e., </w:t>
      </w:r>
      <w:r w:rsidR="00AC6938" w:rsidRPr="002F5351">
        <w:rPr>
          <w:rFonts w:ascii="Times New Roman" w:hAnsi="Times New Roman" w:cs="Times New Roman"/>
        </w:rPr>
        <w:t xml:space="preserve">scPerb, </w:t>
      </w:r>
      <w:r w:rsidR="006E2548" w:rsidRPr="002F5351">
        <w:rPr>
          <w:rFonts w:ascii="Times New Roman" w:hAnsi="Times New Roman" w:cs="Times New Roman"/>
        </w:rPr>
        <w:t xml:space="preserve">to </w:t>
      </w:r>
      <w:r w:rsidR="00BA73A8" w:rsidRPr="002F5351">
        <w:rPr>
          <w:rFonts w:ascii="Times New Roman" w:hAnsi="Times New Roman" w:cs="Times New Roman"/>
          <w:lang w:eastAsia="zh-CN"/>
        </w:rPr>
        <w:t>predict</w:t>
      </w:r>
      <w:r w:rsidR="009D40EC" w:rsidRPr="002F5351">
        <w:rPr>
          <w:rFonts w:ascii="Times New Roman" w:hAnsi="Times New Roman" w:cs="Times New Roman"/>
          <w:lang w:eastAsia="zh-CN"/>
        </w:rPr>
        <w:t xml:space="preserve"> </w:t>
      </w:r>
      <w:r w:rsidR="004C2BC5" w:rsidRPr="002F5351">
        <w:rPr>
          <w:rFonts w:ascii="Times New Roman" w:hAnsi="Times New Roman" w:cs="Times New Roman"/>
          <w:lang w:eastAsia="zh-CN"/>
        </w:rPr>
        <w:t>single-cell</w:t>
      </w:r>
      <w:r w:rsidR="009D40EC" w:rsidRPr="002F5351">
        <w:rPr>
          <w:rFonts w:ascii="Times New Roman" w:hAnsi="Times New Roman" w:cs="Times New Roman"/>
          <w:lang w:eastAsia="zh-CN"/>
        </w:rPr>
        <w:t xml:space="preserve"> gene </w:t>
      </w:r>
      <w:r w:rsidR="00B44DDC" w:rsidRPr="002F5351">
        <w:rPr>
          <w:rFonts w:ascii="Times New Roman" w:hAnsi="Times New Roman" w:cs="Times New Roman"/>
          <w:lang w:eastAsia="zh-CN"/>
        </w:rPr>
        <w:t xml:space="preserve">expressions </w:t>
      </w:r>
      <w:r w:rsidR="006A3163" w:rsidRPr="002F5351">
        <w:rPr>
          <w:rFonts w:ascii="Times New Roman" w:hAnsi="Times New Roman" w:cs="Times New Roman"/>
          <w:lang w:eastAsia="zh-CN"/>
        </w:rPr>
        <w:t>under</w:t>
      </w:r>
      <w:r w:rsidR="009D40EC" w:rsidRPr="002F5351">
        <w:rPr>
          <w:rFonts w:ascii="Times New Roman" w:hAnsi="Times New Roman" w:cs="Times New Roman"/>
          <w:lang w:eastAsia="zh-CN"/>
        </w:rPr>
        <w:t xml:space="preserve"> specific conditions such as a dose </w:t>
      </w:r>
      <w:r w:rsidR="009D40E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[25]</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a treatment </w:t>
      </w:r>
      <w:r w:rsidR="009D40EC"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[26, 27]</w:t>
      </w:r>
      <w:r w:rsidR="009D40EC" w:rsidRPr="002F5351">
        <w:rPr>
          <w:rFonts w:ascii="Times New Roman" w:hAnsi="Times New Roman" w:cs="Times New Roman"/>
          <w:lang w:eastAsia="zh-CN"/>
        </w:rPr>
        <w:fldChar w:fldCharType="end"/>
      </w:r>
      <w:r w:rsidR="009D40EC" w:rsidRPr="002F5351">
        <w:rPr>
          <w:rFonts w:ascii="Times New Roman" w:hAnsi="Times New Roman" w:cs="Times New Roman"/>
          <w:lang w:eastAsia="zh-CN"/>
        </w:rPr>
        <w:t xml:space="preserve">, or a modification of genes </w:t>
      </w:r>
      <w:r w:rsidR="009D40EC" w:rsidRPr="002F5351">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Pr>
          <w:rFonts w:ascii="Times New Roman" w:hAnsi="Times New Roman" w:cs="Times New Roman"/>
          <w:lang w:eastAsia="zh-CN"/>
        </w:rPr>
        <w:instrText xml:space="preserve"> ADDIN EN.CITE </w:instrText>
      </w:r>
      <w:r w:rsidR="00402CE6">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Pr>
          <w:rFonts w:ascii="Times New Roman" w:hAnsi="Times New Roman" w:cs="Times New Roman"/>
          <w:lang w:eastAsia="zh-CN"/>
        </w:rPr>
        <w:instrText xml:space="preserve"> ADDIN EN.CITE.DATA </w:instrText>
      </w:r>
      <w:r w:rsidR="00402CE6">
        <w:rPr>
          <w:rFonts w:ascii="Times New Roman" w:hAnsi="Times New Roman" w:cs="Times New Roman"/>
          <w:lang w:eastAsia="zh-CN"/>
        </w:rPr>
      </w:r>
      <w:r w:rsidR="00402CE6">
        <w:rPr>
          <w:rFonts w:ascii="Times New Roman" w:hAnsi="Times New Roman" w:cs="Times New Roman"/>
          <w:lang w:eastAsia="zh-CN"/>
        </w:rPr>
        <w:fldChar w:fldCharType="end"/>
      </w:r>
      <w:r w:rsidR="009D40EC" w:rsidRPr="002F5351">
        <w:rPr>
          <w:rFonts w:ascii="Times New Roman" w:hAnsi="Times New Roman" w:cs="Times New Roman"/>
          <w:lang w:eastAsia="zh-CN"/>
        </w:rPr>
      </w:r>
      <w:r w:rsidR="009D40EC"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[28-30]</w:t>
      </w:r>
      <w:r w:rsidR="009D40EC" w:rsidRPr="002F5351">
        <w:rPr>
          <w:rFonts w:ascii="Times New Roman" w:hAnsi="Times New Roman" w:cs="Times New Roman"/>
          <w:lang w:eastAsia="zh-CN"/>
        </w:rPr>
        <w:fldChar w:fldCharType="end"/>
      </w:r>
      <w:r w:rsidR="00317754" w:rsidRPr="002F5351">
        <w:rPr>
          <w:rFonts w:ascii="Times New Roman" w:hAnsi="Times New Roman" w:cs="Times New Roman"/>
          <w:lang w:eastAsia="zh-CN"/>
        </w:rPr>
        <w:t xml:space="preserve"> </w:t>
      </w:r>
      <w:r w:rsidR="00317754" w:rsidRPr="002F5351">
        <w:rPr>
          <w:rFonts w:ascii="Times New Roman" w:hAnsi="Times New Roman" w:cs="Times New Roman"/>
        </w:rPr>
        <w:t>(</w:t>
      </w:r>
      <w:r w:rsidR="00317754" w:rsidRPr="00D37296">
        <w:rPr>
          <w:rFonts w:ascii="Times New Roman" w:hAnsi="Times New Roman" w:cs="Times New Roman"/>
          <w:b/>
          <w:bCs/>
          <w:rPrChange w:id="151" w:author="tang zijia" w:date="2023-09-10T17:23:00Z">
            <w:rPr>
              <w:rFonts w:ascii="Times New Roman" w:hAnsi="Times New Roman" w:cs="Times New Roman"/>
            </w:rPr>
          </w:rPrChange>
        </w:rPr>
        <w:t>Fig.1</w:t>
      </w:r>
      <w:r w:rsidR="00317754" w:rsidRPr="002F5351">
        <w:rPr>
          <w:rFonts w:ascii="Times New Roman" w:hAnsi="Times New Roman" w:cs="Times New Roman"/>
        </w:rPr>
        <w:t xml:space="preserve">). </w:t>
      </w:r>
      <w:r w:rsidR="00973A48">
        <w:rPr>
          <w:rFonts w:ascii="Times New Roman" w:hAnsi="Times New Roman" w:cs="Times New Roman"/>
        </w:rPr>
        <w:t>Given</w:t>
      </w:r>
      <w:r w:rsidR="00AC6938" w:rsidRPr="002F5351">
        <w:rPr>
          <w:rFonts w:ascii="Times New Roman" w:hAnsi="Times New Roman" w:cs="Times New Roman"/>
        </w:rPr>
        <w:t xml:space="preserve"> two datasets </w:t>
      </w:r>
      <w:r w:rsidR="00DE3639">
        <w:rPr>
          <w:rFonts w:ascii="Times New Roman" w:hAnsi="Times New Roman" w:cs="Times New Roman"/>
        </w:rPr>
        <w:t xml:space="preserve">generated under </w:t>
      </w:r>
      <w:r w:rsidR="00AC6938" w:rsidRPr="002F5351">
        <w:rPr>
          <w:rFonts w:ascii="Times New Roman" w:hAnsi="Times New Roman" w:cs="Times New Roman"/>
        </w:rPr>
        <w:t xml:space="preserve">different </w:t>
      </w:r>
      <w:r w:rsidR="00A13F91">
        <w:rPr>
          <w:rFonts w:ascii="Times New Roman" w:hAnsi="Times New Roman" w:cs="Times New Roman"/>
        </w:rPr>
        <w:t>conditions</w:t>
      </w:r>
      <w:r w:rsidR="00B55F53">
        <w:rPr>
          <w:rFonts w:ascii="Times New Roman" w:hAnsi="Times New Roman" w:cs="Times New Roman"/>
        </w:rPr>
        <w:t xml:space="preserve">, </w:t>
      </w:r>
      <w:r w:rsidR="0003007F">
        <w:rPr>
          <w:rFonts w:ascii="Times New Roman" w:hAnsi="Times New Roman" w:cs="Times New Roman"/>
        </w:rPr>
        <w:t>f</w:t>
      </w:r>
      <w:r w:rsidR="00832F9D">
        <w:rPr>
          <w:rFonts w:ascii="Times New Roman" w:hAnsi="Times New Roman" w:cs="Times New Roman"/>
        </w:rPr>
        <w:t xml:space="preserve">or the </w:t>
      </w:r>
      <w:r w:rsidR="00AC6938" w:rsidRPr="002F5351">
        <w:rPr>
          <w:rFonts w:ascii="Times New Roman" w:hAnsi="Times New Roman" w:cs="Times New Roman"/>
        </w:rPr>
        <w:t>same cell type</w:t>
      </w:r>
      <w:r w:rsidR="00F31A8A">
        <w:rPr>
          <w:rFonts w:ascii="Times New Roman" w:hAnsi="Times New Roman" w:cs="Times New Roman"/>
        </w:rPr>
        <w:t>, w</w:t>
      </w:r>
      <w:r w:rsidR="00AC6938" w:rsidRPr="002F5351">
        <w:rPr>
          <w:rFonts w:ascii="Times New Roman" w:hAnsi="Times New Roman" w:cs="Times New Roman"/>
        </w:rPr>
        <w:t>e denote</w:t>
      </w:r>
      <w:ins w:id="152" w:author="tang zijia" w:date="2023-09-10T13:54:00Z">
        <w:r w:rsidR="00114D75">
          <w:rPr>
            <w:rFonts w:ascii="Times New Roman" w:hAnsi="Times New Roman" w:cs="Times New Roman"/>
          </w:rPr>
          <w:t>d</w:t>
        </w:r>
      </w:ins>
      <w:r w:rsidR="00AC6938" w:rsidRPr="002F5351">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2F5351">
        <w:rPr>
          <w:rFonts w:ascii="Times New Roman" w:hAnsi="Times New Roman" w:cs="Times New Roman"/>
        </w:rPr>
        <w:t xml:space="preserve"> to represent the i</w:t>
      </w:r>
      <w:r w:rsidR="00A674E7">
        <w:rPr>
          <w:rFonts w:ascii="Times New Roman" w:hAnsi="Times New Roman" w:cs="Times New Roman"/>
        </w:rPr>
        <w:t>-</w:t>
      </w:r>
      <w:r w:rsidR="00AC6938" w:rsidRPr="002F5351">
        <w:rPr>
          <w:rFonts w:ascii="Times New Roman" w:hAnsi="Times New Roman" w:cs="Times New Roman"/>
        </w:rPr>
        <w:t xml:space="preserve">th cell from the control </w:t>
      </w:r>
      <w:r w:rsidR="00FD38E8">
        <w:rPr>
          <w:rFonts w:ascii="Times New Roman" w:hAnsi="Times New Roman" w:cs="Times New Roman"/>
        </w:rPr>
        <w:t>condition</w:t>
      </w:r>
      <w:r w:rsidR="00AC6938" w:rsidRPr="002F5351">
        <w:rPr>
          <w:rFonts w:ascii="Times New Roman" w:hAnsi="Times New Roman" w:cs="Times New Roman"/>
        </w:rPr>
        <w:t>, an</w:t>
      </w:r>
      <w:commentRangeStart w:id="153"/>
      <w:r w:rsidR="00AC6938" w:rsidRPr="002F5351">
        <w:rPr>
          <w:rFonts w:ascii="Times New Roman" w:hAnsi="Times New Roman" w:cs="Times New Roman"/>
        </w:rPr>
        <w:t xml:space="preserve">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ins w:id="154" w:author="tang zijia" w:date="2023-09-10T13:54:00Z">
                <w:rPr>
                  <w:rFonts w:ascii="Cambria Math" w:hAnsi="Cambria Math" w:cs="Times New Roman"/>
                </w:rPr>
                <m:t>perb</m:t>
              </w:ins>
            </m:r>
            <m:r>
              <w:del w:id="155" w:author="tang zijia" w:date="2023-09-10T13:54:00Z">
                <w:rPr>
                  <w:rFonts w:ascii="Cambria Math" w:hAnsi="Cambria Math" w:cs="Times New Roman"/>
                </w:rPr>
                <m:t>stim</m:t>
              </w:del>
            </m:r>
          </m:sup>
        </m:sSubSup>
        <w:commentRangeEnd w:id="153"/>
        <m:r>
          <m:rPr>
            <m:sty m:val="p"/>
          </m:rPr>
          <w:rPr>
            <w:rStyle w:val="af5"/>
          </w:rPr>
          <w:commentReference w:id="153"/>
        </m:r>
      </m:oMath>
      <w:r w:rsidR="00AC6938" w:rsidRPr="002F5351">
        <w:rPr>
          <w:rFonts w:ascii="Times New Roman" w:hAnsi="Times New Roman" w:cs="Times New Roman"/>
        </w:rPr>
        <w:t xml:space="preserve"> for the j</w:t>
      </w:r>
      <w:r w:rsidR="008768BE">
        <w:rPr>
          <w:rFonts w:ascii="Times New Roman" w:hAnsi="Times New Roman" w:cs="Times New Roman"/>
        </w:rPr>
        <w:t>-</w:t>
      </w:r>
      <w:r w:rsidR="00AC6938" w:rsidRPr="002F5351">
        <w:rPr>
          <w:rFonts w:ascii="Times New Roman" w:hAnsi="Times New Roman" w:cs="Times New Roman"/>
        </w:rPr>
        <w:t xml:space="preserve">th cell from the </w:t>
      </w:r>
      <w:r w:rsidR="006F0AC7">
        <w:rPr>
          <w:rFonts w:ascii="Times New Roman" w:hAnsi="Times New Roman" w:cs="Times New Roman"/>
        </w:rPr>
        <w:t>perturbed</w:t>
      </w:r>
      <w:r w:rsidR="006F0AC7" w:rsidRPr="002F5351">
        <w:rPr>
          <w:rFonts w:ascii="Times New Roman" w:hAnsi="Times New Roman" w:cs="Times New Roman"/>
        </w:rPr>
        <w:t xml:space="preserve"> </w:t>
      </w:r>
      <w:r w:rsidR="00AC6938" w:rsidRPr="002F5351">
        <w:rPr>
          <w:rFonts w:ascii="Times New Roman" w:hAnsi="Times New Roman" w:cs="Times New Roman"/>
        </w:rPr>
        <w:t xml:space="preserve">dataset. scPerb </w:t>
      </w:r>
      <w:r w:rsidR="00E71D39">
        <w:rPr>
          <w:rFonts w:ascii="Times New Roman" w:hAnsi="Times New Roman" w:cs="Times New Roman"/>
        </w:rPr>
        <w:t>solve</w:t>
      </w:r>
      <w:ins w:id="156" w:author="tang zijia" w:date="2023-09-10T13:54:00Z">
        <w:r w:rsidR="00114D75">
          <w:rPr>
            <w:rFonts w:ascii="Times New Roman" w:hAnsi="Times New Roman" w:cs="Times New Roman"/>
          </w:rPr>
          <w:t>d</w:t>
        </w:r>
      </w:ins>
      <w:del w:id="157" w:author="tang zijia" w:date="2023-09-10T13:54:00Z">
        <w:r w:rsidR="00E71D39" w:rsidDel="00114D75">
          <w:rPr>
            <w:rFonts w:ascii="Times New Roman" w:hAnsi="Times New Roman" w:cs="Times New Roman"/>
          </w:rPr>
          <w:delText>s</w:delText>
        </w:r>
      </w:del>
      <w:r w:rsidR="00E71D39" w:rsidRPr="002F5351">
        <w:rPr>
          <w:rFonts w:ascii="Times New Roman" w:hAnsi="Times New Roman" w:cs="Times New Roman"/>
        </w:rPr>
        <w:t xml:space="preserve"> </w:t>
      </w:r>
      <w:r w:rsidR="00AC6938" w:rsidRPr="002F5351">
        <w:rPr>
          <w:rFonts w:ascii="Times New Roman" w:hAnsi="Times New Roman" w:cs="Times New Roman"/>
        </w:rPr>
        <w:t xml:space="preserve">the perturbation task </w:t>
      </w:r>
      <w:del w:id="158" w:author="tang zijia" w:date="2023-09-10T13:54:00Z">
        <w:r w:rsidR="004A5C36" w:rsidDel="00114D75">
          <w:rPr>
            <w:rFonts w:ascii="Times New Roman" w:hAnsi="Times New Roman" w:cs="Times New Roman" w:hint="eastAsia"/>
            <w:lang w:eastAsia="zh-CN"/>
          </w:rPr>
          <w:delText>through</w:delText>
        </w:r>
      </w:del>
      <w:ins w:id="159" w:author="tang zijia" w:date="2023-09-10T13:54:00Z">
        <w:r w:rsidR="00114D75">
          <w:rPr>
            <w:rFonts w:ascii="Times New Roman" w:hAnsi="Times New Roman" w:cs="Times New Roman" w:hint="eastAsia"/>
            <w:lang w:eastAsia="zh-CN"/>
          </w:rPr>
          <w:t>by</w:t>
        </w:r>
      </w:ins>
      <w:r w:rsidR="008A2EC9">
        <w:rPr>
          <w:rFonts w:ascii="Times New Roman" w:hAnsi="Times New Roman" w:cs="Times New Roman"/>
        </w:rPr>
        <w:t xml:space="preserve"> </w:t>
      </w:r>
      <w:r w:rsidR="00E43F3E">
        <w:rPr>
          <w:rFonts w:ascii="Times New Roman" w:hAnsi="Times New Roman" w:cs="Times New Roman"/>
        </w:rPr>
        <w:t>learning</w:t>
      </w:r>
      <w:r w:rsidR="00073F75">
        <w:rPr>
          <w:rFonts w:ascii="Times New Roman" w:hAnsi="Times New Roman" w:cs="Times New Roman"/>
        </w:rPr>
        <w:t xml:space="preserve"> </w:t>
      </w:r>
      <w:r w:rsidR="00AC6938" w:rsidRPr="002F5351">
        <w:rPr>
          <w:rFonts w:ascii="Times New Roman" w:hAnsi="Times New Roman" w:cs="Times New Roman"/>
        </w:rPr>
        <w:t xml:space="preserve">the latent features of cell types and </w:t>
      </w:r>
      <w:r w:rsidR="007830AF">
        <w:rPr>
          <w:rFonts w:ascii="Times New Roman" w:hAnsi="Times New Roman" w:cs="Times New Roman"/>
        </w:rPr>
        <w:t xml:space="preserve">the </w:t>
      </w:r>
      <w:r w:rsidR="00AC6938" w:rsidRPr="002F5351">
        <w:rPr>
          <w:rFonts w:ascii="Times New Roman" w:hAnsi="Times New Roman" w:cs="Times New Roman"/>
        </w:rPr>
        <w:t>dataset-</w:t>
      </w:r>
      <w:r w:rsidR="00057C3F">
        <w:rPr>
          <w:rFonts w:ascii="Times New Roman" w:hAnsi="Times New Roman" w:cs="Times New Roman"/>
        </w:rPr>
        <w:t>specific</w:t>
      </w:r>
      <w:r w:rsidR="00057C3F" w:rsidRPr="002F5351">
        <w:rPr>
          <w:rFonts w:ascii="Times New Roman" w:hAnsi="Times New Roman" w:cs="Times New Roman"/>
        </w:rPr>
        <w:t xml:space="preserve"> </w:t>
      </w:r>
      <w:r w:rsidR="00AC6938" w:rsidRPr="002F5351">
        <w:rPr>
          <w:rFonts w:ascii="Times New Roman" w:hAnsi="Times New Roman" w:cs="Times New Roman"/>
        </w:rPr>
        <w:t>style</w:t>
      </w:r>
      <w:del w:id="160" w:author="tang zijia" w:date="2023-09-10T13:54:00Z">
        <w:r w:rsidR="00AC6938" w:rsidRPr="002F5351" w:rsidDel="00114D75">
          <w:rPr>
            <w:rFonts w:ascii="Times New Roman" w:hAnsi="Times New Roman" w:cs="Times New Roman"/>
          </w:rPr>
          <w:delText xml:space="preserve"> </w:delText>
        </w:r>
      </w:del>
      <w:ins w:id="161" w:author="tang zijia" w:date="2023-09-10T13:54:00Z">
        <w:r w:rsidR="00114D75">
          <w:rPr>
            <w:rFonts w:ascii="Times New Roman" w:hAnsi="Times New Roman" w:cs="Times New Roman"/>
          </w:rPr>
          <w:t xml:space="preserve"> vector</w:t>
        </w:r>
      </w:ins>
      <w:commentRangeStart w:id="162"/>
      <w:del w:id="163" w:author="tang zijia" w:date="2023-09-10T13:54:00Z">
        <w:r w:rsidR="00AC6938" w:rsidRPr="002F5351" w:rsidDel="00114D75">
          <w:rPr>
            <w:rFonts w:ascii="Times New Roman" w:hAnsi="Times New Roman" w:cs="Times New Roman"/>
          </w:rPr>
          <w:delText>transformation matrix</w:delText>
        </w:r>
      </w:del>
      <w:r w:rsidR="00AC6938" w:rsidRPr="002F5351">
        <w:rPr>
          <w:rFonts w:ascii="Times New Roman" w:hAnsi="Times New Roman" w:cs="Times New Roman"/>
        </w:rPr>
        <w:t xml:space="preserve">. </w:t>
      </w:r>
      <w:commentRangeEnd w:id="162"/>
      <w:r w:rsidR="00AA22AE">
        <w:rPr>
          <w:rStyle w:val="af5"/>
        </w:rPr>
        <w:commentReference w:id="162"/>
      </w:r>
      <w:r w:rsidR="00AC6938" w:rsidRPr="002F5351">
        <w:rPr>
          <w:rFonts w:ascii="Times New Roman" w:hAnsi="Times New Roman" w:cs="Times New Roman"/>
        </w:rPr>
        <w:t xml:space="preserve">Inspired by </w:t>
      </w:r>
      <w:r w:rsidR="00AC6938" w:rsidRPr="002F5351">
        <w:rPr>
          <w:rFonts w:ascii="Times New Roman" w:hAnsi="Times New Roman" w:cs="Times New Roman"/>
        </w:rPr>
        <w:lastRenderedPageBreak/>
        <w:t>the VAE architectures, scPerb first estimate</w:t>
      </w:r>
      <w:ins w:id="164" w:author="tang zijia" w:date="2023-09-10T13:55:00Z">
        <w:r w:rsidR="00114D75">
          <w:rPr>
            <w:rFonts w:ascii="Times New Roman" w:hAnsi="Times New Roman" w:cs="Times New Roman"/>
          </w:rPr>
          <w:t>d</w:t>
        </w:r>
      </w:ins>
      <w:del w:id="165" w:author="tang zijia" w:date="2023-09-10T13:55:00Z">
        <w:r w:rsidR="00AC6938" w:rsidRPr="002F5351" w:rsidDel="00114D75">
          <w:rPr>
            <w:rFonts w:ascii="Times New Roman" w:hAnsi="Times New Roman" w:cs="Times New Roman"/>
          </w:rPr>
          <w:delText>s</w:delText>
        </w:r>
      </w:del>
      <w:r w:rsidR="00AC6938" w:rsidRPr="002F5351">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2F5351">
        <w:rPr>
          <w:rFonts w:ascii="Times New Roman" w:hAnsi="Times New Roman" w:cs="Times New Roman"/>
        </w:rPr>
        <w:t xml:space="preserve">. Inspired by the </w:t>
      </w:r>
      <w:del w:id="166" w:author="tang zijia" w:date="2023-09-10T13:55:00Z">
        <w:r w:rsidR="00AC6938" w:rsidRPr="002F5351" w:rsidDel="00114D75">
          <w:rPr>
            <w:rFonts w:ascii="Times New Roman" w:hAnsi="Times New Roman" w:cs="Times New Roman"/>
          </w:rPr>
          <w:delText>style-transfer GAN</w:delText>
        </w:r>
      </w:del>
      <w:ins w:id="167" w:author="tang zijia" w:date="2023-09-10T13:55:00Z">
        <w:r w:rsidR="00114D75">
          <w:rPr>
            <w:rFonts w:ascii="Times New Roman" w:hAnsi="Times New Roman" w:cs="Times New Roman"/>
          </w:rPr>
          <w:t>st</w:t>
        </w:r>
      </w:ins>
      <w:ins w:id="168" w:author="tang zijia" w:date="2023-09-10T13:56:00Z">
        <w:r w:rsidR="00114D75">
          <w:rPr>
            <w:rFonts w:ascii="Times New Roman" w:hAnsi="Times New Roman" w:cs="Times New Roman"/>
          </w:rPr>
          <w:t>GAN</w:t>
        </w:r>
      </w:ins>
      <w:r w:rsidR="00804E26" w:rsidRPr="002F5351">
        <w:rPr>
          <w:rFonts w:ascii="Times New Roman" w:hAnsi="Times New Roman" w:cs="Times New Roman"/>
        </w:rPr>
        <w:t xml:space="preserve"> </w:t>
      </w:r>
      <w:r w:rsidR="00AC6938" w:rsidRPr="002F5351">
        <w:rPr>
          <w:rFonts w:ascii="Times New Roman" w:hAnsi="Times New Roman" w:cs="Times New Roman"/>
        </w:rPr>
        <w:fldChar w:fldCharType="begin"/>
      </w:r>
      <w:r w:rsidR="00E274ED">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2F5351">
        <w:rPr>
          <w:rFonts w:ascii="Times New Roman" w:hAnsi="Times New Roman" w:cs="Times New Roman"/>
        </w:rPr>
        <w:fldChar w:fldCharType="separate"/>
      </w:r>
      <w:r w:rsidR="00402CE6">
        <w:rPr>
          <w:rFonts w:ascii="Times New Roman" w:hAnsi="Times New Roman" w:cs="Times New Roman"/>
          <w:noProof/>
        </w:rPr>
        <w:t>[22]</w:t>
      </w:r>
      <w:r w:rsidR="00AC6938" w:rsidRPr="002F5351">
        <w:rPr>
          <w:rFonts w:ascii="Times New Roman" w:hAnsi="Times New Roman" w:cs="Times New Roman"/>
        </w:rPr>
        <w:fldChar w:fldCharType="end"/>
      </w:r>
      <w:r w:rsidR="00AC6938" w:rsidRPr="002F5351">
        <w:rPr>
          <w:rFonts w:ascii="Times New Roman" w:hAnsi="Times New Roman" w:cs="Times New Roman"/>
        </w:rPr>
        <w:t>, scPerb use</w:t>
      </w:r>
      <w:ins w:id="169" w:author="tang zijia" w:date="2023-09-10T13:55:00Z">
        <w:r w:rsidR="00114D75">
          <w:rPr>
            <w:rFonts w:ascii="Times New Roman" w:hAnsi="Times New Roman" w:cs="Times New Roman"/>
          </w:rPr>
          <w:t>d</w:t>
        </w:r>
      </w:ins>
      <w:del w:id="170" w:author="tang zijia" w:date="2023-09-10T13:55:00Z">
        <w:r w:rsidR="00AC6938" w:rsidRPr="002F5351" w:rsidDel="00114D75">
          <w:rPr>
            <w:rFonts w:ascii="Times New Roman" w:hAnsi="Times New Roman" w:cs="Times New Roman"/>
          </w:rPr>
          <w:delText>s</w:delText>
        </w:r>
      </w:del>
      <w:r w:rsidR="00AC6938" w:rsidRPr="002F5351">
        <w:rPr>
          <w:rFonts w:ascii="Times New Roman" w:hAnsi="Times New Roman" w:cs="Times New Roman"/>
        </w:rPr>
        <w:t xml:space="preserve"> a neural network to learn the style transformation matrix from the dataset. Compared with scG</w:t>
      </w:r>
      <w:r w:rsidR="000B6758">
        <w:rPr>
          <w:rFonts w:ascii="Times New Roman" w:hAnsi="Times New Roman" w:cs="Times New Roman"/>
        </w:rPr>
        <w:t>en</w:t>
      </w:r>
      <w:r w:rsidR="00AC6938" w:rsidRPr="002F5351">
        <w:rPr>
          <w:rFonts w:ascii="Times New Roman" w:hAnsi="Times New Roman" w:cs="Times New Roman"/>
        </w:rPr>
        <w:t xml:space="preserve">, which </w:t>
      </w:r>
      <w:r w:rsidR="00E21A96">
        <w:rPr>
          <w:rFonts w:ascii="Times New Roman" w:hAnsi="Times New Roman" w:cs="Times New Roman"/>
        </w:rPr>
        <w:t>adopts</w:t>
      </w:r>
      <w:r w:rsidR="00AC6938" w:rsidRPr="002F5351">
        <w:rPr>
          <w:rFonts w:ascii="Times New Roman" w:hAnsi="Times New Roman" w:cs="Times New Roman"/>
        </w:rPr>
        <w:t xml:space="preserve"> a </w:t>
      </w:r>
      <w:r w:rsidR="009112E9">
        <w:rPr>
          <w:rFonts w:ascii="Times New Roman" w:hAnsi="Times New Roman" w:cs="Times New Roman"/>
        </w:rPr>
        <w:t>constant</w:t>
      </w:r>
      <w:r w:rsidR="009112E9" w:rsidRPr="002F5351">
        <w:rPr>
          <w:rFonts w:ascii="Times New Roman" w:hAnsi="Times New Roman" w:cs="Times New Roman"/>
        </w:rPr>
        <w:t xml:space="preserve"> </w:t>
      </w:r>
      <w:r w:rsidR="00AC6938" w:rsidRPr="002F5351">
        <w:rPr>
          <w:rFonts w:ascii="Times New Roman" w:hAnsi="Times New Roman" w:cs="Times New Roman"/>
        </w:rPr>
        <w:t>vector to transfer the latent features from cells</w:t>
      </w:r>
      <w:r w:rsidR="00B03E6B">
        <w:rPr>
          <w:rFonts w:ascii="Times New Roman" w:hAnsi="Times New Roman" w:cs="Times New Roman"/>
        </w:rPr>
        <w:t xml:space="preserve"> of </w:t>
      </w:r>
      <w:ins w:id="171" w:author="tang zijia" w:date="2023-09-10T13:54:00Z">
        <w:r w:rsidR="00114D75">
          <w:rPr>
            <w:rFonts w:ascii="Times New Roman" w:hAnsi="Times New Roman" w:cs="Times New Roman"/>
          </w:rPr>
          <w:t xml:space="preserve">the </w:t>
        </w:r>
      </w:ins>
      <w:r w:rsidR="00667744">
        <w:rPr>
          <w:rFonts w:ascii="Times New Roman" w:hAnsi="Times New Roman" w:cs="Times New Roman"/>
        </w:rPr>
        <w:t>control dataset</w:t>
      </w:r>
      <w:r w:rsidR="00AC6938" w:rsidRPr="002F5351">
        <w:rPr>
          <w:rFonts w:ascii="Times New Roman" w:hAnsi="Times New Roman" w:cs="Times New Roman"/>
        </w:rPr>
        <w:t xml:space="preserve"> to </w:t>
      </w:r>
      <w:r w:rsidR="00F041D4">
        <w:rPr>
          <w:rFonts w:ascii="Times New Roman" w:hAnsi="Times New Roman" w:cs="Times New Roman"/>
        </w:rPr>
        <w:t>perturbed</w:t>
      </w:r>
      <w:r w:rsidR="00F041D4" w:rsidRPr="002F5351">
        <w:rPr>
          <w:rFonts w:ascii="Times New Roman" w:hAnsi="Times New Roman" w:cs="Times New Roman"/>
        </w:rPr>
        <w:t xml:space="preserve"> </w:t>
      </w:r>
      <w:r w:rsidR="00AC6938" w:rsidRPr="002F5351">
        <w:rPr>
          <w:rFonts w:ascii="Times New Roman" w:hAnsi="Times New Roman" w:cs="Times New Roman"/>
        </w:rPr>
        <w:t>cells, scPerb introduce</w:t>
      </w:r>
      <w:r w:rsidR="00420F48">
        <w:rPr>
          <w:rFonts w:ascii="Times New Roman" w:hAnsi="Times New Roman" w:cs="Times New Roman"/>
        </w:rPr>
        <w:t>s</w:t>
      </w:r>
      <w:r w:rsidR="00AC6938" w:rsidRPr="002F5351">
        <w:rPr>
          <w:rFonts w:ascii="Times New Roman" w:hAnsi="Times New Roman" w:cs="Times New Roman"/>
        </w:rPr>
        <w:t xml:space="preserve"> learnable parameters and allow</w:t>
      </w:r>
      <w:r w:rsidR="00280DB7">
        <w:rPr>
          <w:rFonts w:ascii="Times New Roman" w:hAnsi="Times New Roman" w:cs="Times New Roman"/>
        </w:rPr>
        <w:t>s</w:t>
      </w:r>
      <w:r w:rsidR="00AC6938" w:rsidRPr="002F5351">
        <w:rPr>
          <w:rFonts w:ascii="Times New Roman" w:hAnsi="Times New Roman" w:cs="Times New Roman"/>
        </w:rPr>
        <w:t xml:space="preserve"> the neural network</w:t>
      </w:r>
      <w:r w:rsidR="00EB3BD0">
        <w:rPr>
          <w:rFonts w:ascii="Times New Roman" w:hAnsi="Times New Roman" w:cs="Times New Roman"/>
        </w:rPr>
        <w:t xml:space="preserve"> to learn </w:t>
      </w:r>
      <w:r w:rsidR="00EB3BD0" w:rsidRPr="002F5351">
        <w:rPr>
          <w:rFonts w:ascii="Times New Roman" w:hAnsi="Times New Roman" w:cs="Times New Roman"/>
        </w:rPr>
        <w:t>both the style and content difference</w:t>
      </w:r>
      <w:r w:rsidR="001069C2">
        <w:rPr>
          <w:rFonts w:ascii="Times New Roman" w:hAnsi="Times New Roman" w:cs="Times New Roman"/>
        </w:rPr>
        <w:t>s</w:t>
      </w:r>
      <w:r w:rsidR="00EB3BD0" w:rsidRPr="002F5351">
        <w:rPr>
          <w:rFonts w:ascii="Times New Roman" w:hAnsi="Times New Roman" w:cs="Times New Roman"/>
        </w:rPr>
        <w:t xml:space="preserve"> between the control and </w:t>
      </w:r>
      <w:r w:rsidR="0026719B">
        <w:rPr>
          <w:rFonts w:ascii="Times New Roman" w:hAnsi="Times New Roman" w:cs="Times New Roman"/>
        </w:rPr>
        <w:t>pert</w:t>
      </w:r>
      <w:r w:rsidR="004A6EA1">
        <w:rPr>
          <w:rFonts w:ascii="Times New Roman" w:hAnsi="Times New Roman" w:cs="Times New Roman"/>
        </w:rPr>
        <w:t>ur</w:t>
      </w:r>
      <w:r w:rsidR="0026719B">
        <w:rPr>
          <w:rFonts w:ascii="Times New Roman" w:hAnsi="Times New Roman" w:cs="Times New Roman"/>
        </w:rPr>
        <w:t>bed</w:t>
      </w:r>
      <w:r w:rsidR="00EB3BD0" w:rsidRPr="002F5351">
        <w:rPr>
          <w:rFonts w:ascii="Times New Roman" w:hAnsi="Times New Roman" w:cs="Times New Roman"/>
        </w:rPr>
        <w:t xml:space="preserve"> datasets</w:t>
      </w:r>
      <w:r w:rsidR="00B51F99">
        <w:rPr>
          <w:rFonts w:ascii="Times New Roman" w:hAnsi="Times New Roman" w:cs="Times New Roman"/>
        </w:rPr>
        <w:t xml:space="preserve">. </w:t>
      </w:r>
      <w:r w:rsidR="00AC6938" w:rsidRPr="002F5351">
        <w:rPr>
          <w:rFonts w:ascii="Times New Roman" w:hAnsi="Times New Roman" w:cs="Times New Roman"/>
        </w:rPr>
        <w:t xml:space="preserve">scPerb </w:t>
      </w:r>
      <w:r w:rsidR="00C05F04">
        <w:rPr>
          <w:rFonts w:ascii="Times New Roman" w:hAnsi="Times New Roman" w:cs="Times New Roman"/>
        </w:rPr>
        <w:t>demonstrates</w:t>
      </w:r>
      <w:r w:rsidR="00E9202F">
        <w:rPr>
          <w:rFonts w:ascii="Times New Roman" w:hAnsi="Times New Roman" w:cs="Times New Roman"/>
        </w:rPr>
        <w:t xml:space="preserve"> </w:t>
      </w:r>
      <w:r w:rsidR="000E5450">
        <w:rPr>
          <w:rFonts w:ascii="Times New Roman" w:hAnsi="Times New Roman" w:cs="Times New Roman"/>
        </w:rPr>
        <w:t xml:space="preserve">superior </w:t>
      </w:r>
      <w:r w:rsidR="00862ACF">
        <w:rPr>
          <w:rFonts w:ascii="Times New Roman" w:hAnsi="Times New Roman" w:cs="Times New Roman"/>
        </w:rPr>
        <w:t>performance</w:t>
      </w:r>
      <w:r w:rsidR="00E05ABE">
        <w:rPr>
          <w:rFonts w:ascii="Times New Roman" w:hAnsi="Times New Roman" w:cs="Times New Roman"/>
        </w:rPr>
        <w:t xml:space="preserve"> </w:t>
      </w:r>
      <w:r w:rsidR="00807EB0">
        <w:rPr>
          <w:rFonts w:ascii="Times New Roman" w:hAnsi="Times New Roman" w:cs="Times New Roman"/>
        </w:rPr>
        <w:t xml:space="preserve">and </w:t>
      </w:r>
      <w:r w:rsidR="00F01565">
        <w:rPr>
          <w:rFonts w:ascii="Times New Roman" w:hAnsi="Times New Roman" w:cs="Times New Roman"/>
        </w:rPr>
        <w:t>achiev</w:t>
      </w:r>
      <w:r w:rsidR="00F421E2">
        <w:rPr>
          <w:rFonts w:ascii="Times New Roman" w:hAnsi="Times New Roman" w:cs="Times New Roman"/>
        </w:rPr>
        <w:t xml:space="preserve">es </w:t>
      </w:r>
      <w:r w:rsidR="00AC6938" w:rsidRPr="002F5351">
        <w:rPr>
          <w:rFonts w:ascii="Times New Roman" w:hAnsi="Times New Roman" w:cs="Times New Roman"/>
        </w:rPr>
        <w:t xml:space="preserve">better prediction </w:t>
      </w:r>
      <w:r w:rsidR="00442F9A">
        <w:rPr>
          <w:rFonts w:ascii="Times New Roman" w:hAnsi="Times New Roman" w:cs="Times New Roman"/>
        </w:rPr>
        <w:t xml:space="preserve">results </w:t>
      </w:r>
      <w:r w:rsidR="00AC6938" w:rsidRPr="002F5351">
        <w:rPr>
          <w:rFonts w:ascii="Times New Roman" w:hAnsi="Times New Roman" w:cs="Times New Roman"/>
        </w:rPr>
        <w:t xml:space="preserve">compared to </w:t>
      </w:r>
      <w:r w:rsidR="00740601">
        <w:rPr>
          <w:rFonts w:ascii="Times New Roman" w:hAnsi="Times New Roman" w:cs="Times New Roman"/>
        </w:rPr>
        <w:t>existing methods</w:t>
      </w:r>
      <w:r w:rsidR="00AC6938" w:rsidRPr="002F5351">
        <w:rPr>
          <w:rFonts w:ascii="Times New Roman" w:hAnsi="Times New Roman" w:cs="Times New Roman"/>
        </w:rPr>
        <w:t>.</w:t>
      </w:r>
    </w:p>
    <w:p w14:paraId="47EA8D34" w14:textId="1EBABAF2" w:rsidR="00AC6938" w:rsidRPr="00B5732E" w:rsidRDefault="00A321E4" w:rsidP="00401D1F">
      <w:pPr>
        <w:pStyle w:val="1"/>
      </w:pPr>
      <w:bookmarkStart w:id="172" w:name="_Toc145264471"/>
      <w:r>
        <w:t xml:space="preserve">MATERIALS AND </w:t>
      </w:r>
      <w:r w:rsidRPr="00B5732E">
        <w:t>METHODS</w:t>
      </w:r>
      <w:bookmarkEnd w:id="172"/>
    </w:p>
    <w:p w14:paraId="27D7A917" w14:textId="011B266F" w:rsidR="00DF1B3B" w:rsidRDefault="00C7583C" w:rsidP="00DF1B3B">
      <w:pPr>
        <w:pStyle w:val="FirstParagraph"/>
        <w:jc w:val="both"/>
        <w:rPr>
          <w:ins w:id="173" w:author="tang zijia" w:date="2023-09-10T14:37:00Z"/>
          <w:rFonts w:ascii="Times New Roman" w:hAnsi="Times New Roman" w:cs="Times New Roman"/>
        </w:rPr>
      </w:pPr>
      <w:r w:rsidRPr="002F5351">
        <w:rPr>
          <w:rFonts w:ascii="Times New Roman" w:hAnsi="Times New Roman" w:cs="Times New Roman"/>
        </w:rPr>
        <w:t xml:space="preserve">Inspired by the </w:t>
      </w:r>
      <w:del w:id="174" w:author="tang zijia" w:date="2023-09-10T13:57:00Z">
        <w:r w:rsidRPr="002F5351" w:rsidDel="00114D75">
          <w:rPr>
            <w:rFonts w:ascii="Times New Roman" w:hAnsi="Times New Roman" w:cs="Times New Roman"/>
          </w:rPr>
          <w:delText xml:space="preserve">style-transfer </w:delText>
        </w:r>
      </w:del>
      <w:ins w:id="175" w:author="tang zijia" w:date="2023-09-10T13:57:00Z">
        <w:r w:rsidR="00114D75">
          <w:rPr>
            <w:rFonts w:ascii="Times New Roman" w:hAnsi="Times New Roman" w:cs="Times New Roman"/>
          </w:rPr>
          <w:t>st</w:t>
        </w:r>
      </w:ins>
      <w:r w:rsidRPr="002F5351">
        <w:rPr>
          <w:rFonts w:ascii="Times New Roman" w:hAnsi="Times New Roman" w:cs="Times New Roman"/>
        </w:rPr>
        <w:t xml:space="preserve">GAN </w:t>
      </w:r>
      <w:r w:rsidRPr="002F5351">
        <w:rPr>
          <w:rFonts w:ascii="Times New Roman" w:hAnsi="Times New Roman" w:cs="Times New Roman"/>
        </w:rPr>
        <w:fldChar w:fldCharType="begin"/>
      </w:r>
      <w:r w:rsidR="00E274ED">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w:t>
      </w:r>
      <w:r w:rsidR="008B246D" w:rsidRPr="002F5351" w:rsidDel="008B246D">
        <w:rPr>
          <w:rFonts w:ascii="Times New Roman" w:hAnsi="Times New Roman" w:cs="Times New Roman"/>
        </w:rPr>
        <w:t xml:space="preserve"> </w:t>
      </w:r>
      <w:r w:rsidR="00AC6938" w:rsidRPr="002F5351">
        <w:rPr>
          <w:rFonts w:ascii="Times New Roman" w:hAnsi="Times New Roman" w:cs="Times New Roman"/>
        </w:rPr>
        <w:t>we presented scPerb, a generative model</w:t>
      </w:r>
      <w:r w:rsidR="005D60CA">
        <w:rPr>
          <w:rFonts w:ascii="Times New Roman" w:hAnsi="Times New Roman" w:cs="Times New Roman"/>
        </w:rPr>
        <w:t xml:space="preserve"> </w:t>
      </w:r>
      <w:r w:rsidR="00DF7B05">
        <w:rPr>
          <w:rFonts w:ascii="Times New Roman" w:hAnsi="Times New Roman" w:cs="Times New Roman"/>
        </w:rPr>
        <w:t xml:space="preserve">to predict </w:t>
      </w:r>
      <w:r w:rsidR="00AE40CF">
        <w:rPr>
          <w:rFonts w:ascii="Times New Roman" w:hAnsi="Times New Roman" w:cs="Times New Roman"/>
        </w:rPr>
        <w:t>gene expression data after perturbation.</w:t>
      </w:r>
      <w:r w:rsidR="00AC6938" w:rsidRPr="002F5351">
        <w:rPr>
          <w:rFonts w:ascii="Times New Roman" w:hAnsi="Times New Roman" w:cs="Times New Roman"/>
        </w:rPr>
        <w:t xml:space="preserve"> </w:t>
      </w:r>
      <w:r w:rsidR="000445A3" w:rsidRPr="002F5351">
        <w:rPr>
          <w:rFonts w:ascii="Times New Roman" w:hAnsi="Times New Roman" w:cs="Times New Roman"/>
        </w:rPr>
        <w:t xml:space="preserve">We </w:t>
      </w:r>
      <w:r w:rsidR="00D6179A">
        <w:rPr>
          <w:rFonts w:ascii="Times New Roman" w:hAnsi="Times New Roman" w:cs="Times New Roman"/>
        </w:rPr>
        <w:t xml:space="preserve">hypothesized </w:t>
      </w:r>
      <w:del w:id="176" w:author="tang zijia" w:date="2023-09-10T13:57:00Z">
        <w:r w:rsidR="000445A3" w:rsidRPr="006506E8" w:rsidDel="00114D75">
          <w:rPr>
            <w:rFonts w:ascii="Times New Roman" w:hAnsi="Times New Roman" w:cs="Times New Roman"/>
            <w:strike/>
          </w:rPr>
          <w:delText>assume</w:delText>
        </w:r>
        <w:r w:rsidR="000445A3" w:rsidRPr="006506E8" w:rsidDel="00114D75">
          <w:rPr>
            <w:rFonts w:ascii="Times New Roman" w:hAnsi="Times New Roman" w:cs="Times New Roman"/>
            <w:strike/>
            <w:lang w:eastAsia="zh-CN"/>
          </w:rPr>
          <w:delText>d</w:delText>
        </w:r>
        <w:r w:rsidR="000445A3" w:rsidRPr="002F5351" w:rsidDel="00114D75">
          <w:rPr>
            <w:rFonts w:ascii="Times New Roman" w:hAnsi="Times New Roman" w:cs="Times New Roman"/>
          </w:rPr>
          <w:delText xml:space="preserve"> </w:delText>
        </w:r>
      </w:del>
      <w:r w:rsidR="000445A3" w:rsidRPr="002F5351">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ins w:id="177" w:author="tang zijia" w:date="2023-09-10T13:57:00Z">
                <w:rPr>
                  <w:rFonts w:ascii="Cambria Math" w:hAnsi="Cambria Math" w:cs="Times New Roman"/>
                </w:rPr>
                <m:t>perb</m:t>
              </w:ins>
            </m:r>
            <m:r>
              <w:del w:id="178" w:author="tang zijia" w:date="2023-09-10T13:57:00Z">
                <w:rPr>
                  <w:rFonts w:ascii="Cambria Math" w:hAnsi="Cambria Math" w:cs="Times New Roman"/>
                </w:rPr>
                <m:t>stim</m:t>
              </w:del>
            </m:r>
          </m:sup>
        </m:sSup>
      </m:oMath>
      <w:r w:rsidR="000445A3" w:rsidRPr="002F5351">
        <w:rPr>
          <w:rFonts w:ascii="Times New Roman" w:hAnsi="Times New Roman" w:cs="Times New Roman"/>
        </w:rPr>
        <w:t xml:space="preserve"> from the control and </w:t>
      </w:r>
      <w:r w:rsidR="000445A3" w:rsidRPr="008866CD">
        <w:rPr>
          <w:rFonts w:ascii="Times New Roman" w:hAnsi="Times New Roman" w:cs="Times New Roman"/>
          <w:color w:val="000000" w:themeColor="text1"/>
          <w:lang w:eastAsia="zh-CN"/>
        </w:rPr>
        <w:t>perturbed</w:t>
      </w:r>
      <w:r w:rsidR="000445A3" w:rsidRPr="002F5351">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r>
          <w:del w:id="179" w:author="tang zijia" w:date="2023-09-10T13:57:00Z">
            <m:rPr>
              <m:sty m:val="p"/>
            </m:rPr>
            <w:rPr>
              <w:rFonts w:ascii="Cambria Math" w:hAnsi="Cambria Math" w:cs="Times New Roman"/>
            </w:rPr>
            <m:t xml:space="preserve"> </m:t>
          </w:del>
        </m:r>
      </m:oMath>
      <w:r w:rsidR="000445A3" w:rsidRPr="002F5351">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2F5351">
        <w:rPr>
          <w:rFonts w:ascii="Times New Roman" w:hAnsi="Times New Roman" w:cs="Times New Roman"/>
        </w:rPr>
        <w:t>.</w:t>
      </w:r>
      <w:r w:rsidR="003B6269">
        <w:rPr>
          <w:rFonts w:ascii="Times New Roman" w:hAnsi="Times New Roman" w:cs="Times New Roman"/>
        </w:rPr>
        <w:t xml:space="preserve"> scPerb </w:t>
      </w:r>
      <w:del w:id="180" w:author="tang zijia" w:date="2023-09-10T13:59:00Z">
        <w:r w:rsidR="00AC6938" w:rsidRPr="002F5351" w:rsidDel="00114D75">
          <w:rPr>
            <w:rFonts w:ascii="Times New Roman" w:hAnsi="Times New Roman" w:cs="Times New Roman" w:hint="eastAsia"/>
            <w:lang w:eastAsia="zh-CN"/>
          </w:rPr>
          <w:delText>learn</w:delText>
        </w:r>
      </w:del>
      <w:del w:id="181" w:author="tang zijia" w:date="2023-09-10T13:58:00Z">
        <w:r w:rsidR="00363B36" w:rsidDel="00114D75">
          <w:rPr>
            <w:rFonts w:ascii="Times New Roman" w:hAnsi="Times New Roman" w:cs="Times New Roman" w:hint="eastAsia"/>
            <w:lang w:eastAsia="zh-CN"/>
          </w:rPr>
          <w:delText>s</w:delText>
        </w:r>
      </w:del>
      <w:ins w:id="182" w:author="tang zijia" w:date="2023-09-10T13:59:00Z">
        <w:r w:rsidR="00114D75">
          <w:rPr>
            <w:rFonts w:ascii="Times New Roman" w:hAnsi="Times New Roman" w:cs="Times New Roman" w:hint="eastAsia"/>
            <w:lang w:eastAsia="zh-CN"/>
          </w:rPr>
          <w:t>learned</w:t>
        </w:r>
      </w:ins>
      <w:r w:rsidR="00AC6938" w:rsidRPr="002F5351">
        <w:rPr>
          <w:rFonts w:ascii="Times New Roman" w:hAnsi="Times New Roman" w:cs="Times New Roman"/>
        </w:rPr>
        <w:t xml:space="preserve"> the content</w:t>
      </w:r>
      <w:r w:rsidR="00902B3F">
        <w:rPr>
          <w:rFonts w:ascii="Times New Roman" w:hAnsi="Times New Roman" w:cs="Times New Roman"/>
        </w:rPr>
        <w:t>s</w:t>
      </w:r>
      <w:r w:rsidR="00AC6938" w:rsidRPr="002F5351">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ins w:id="183" w:author="tang zijia" w:date="2023-09-10T13:57:00Z">
                <w:rPr>
                  <w:rFonts w:ascii="Cambria Math" w:hAnsi="Cambria Math" w:cs="Times New Roman"/>
                </w:rPr>
                <m:t>perb</m:t>
              </w:ins>
            </m:r>
            <m:r>
              <w:del w:id="184" w:author="tang zijia" w:date="2023-09-10T13:57:00Z">
                <w:rPr>
                  <w:rFonts w:ascii="Cambria Math" w:hAnsi="Cambria Math" w:cs="Times New Roman"/>
                </w:rPr>
                <m:t>stim</m:t>
              </w:del>
            </m:r>
          </m:sup>
        </m:sSubSup>
      </m:oMath>
      <w:r w:rsidR="00AC6938" w:rsidRPr="002F5351">
        <w:rPr>
          <w:rFonts w:ascii="Times New Roman" w:hAnsi="Times New Roman" w:cs="Times New Roman"/>
        </w:rPr>
        <w:t xml:space="preserve"> of the cell types from both the control and </w:t>
      </w:r>
      <w:commentRangeStart w:id="185"/>
      <w:del w:id="186" w:author="tang zijia" w:date="2023-09-10T13:57:00Z">
        <w:r w:rsidR="00AC6938" w:rsidRPr="002F5351" w:rsidDel="00114D75">
          <w:rPr>
            <w:rFonts w:ascii="Times New Roman" w:hAnsi="Times New Roman" w:cs="Times New Roman"/>
          </w:rPr>
          <w:delText xml:space="preserve">stimulus </w:delText>
        </w:r>
      </w:del>
      <w:commentRangeEnd w:id="185"/>
      <w:ins w:id="187" w:author="tang zijia" w:date="2023-09-10T13:57:00Z">
        <w:r w:rsidR="00114D75">
          <w:rPr>
            <w:rFonts w:ascii="Times New Roman" w:hAnsi="Times New Roman" w:cs="Times New Roman"/>
          </w:rPr>
          <w:t>perturbed</w:t>
        </w:r>
        <w:r w:rsidR="00114D75" w:rsidRPr="002F5351">
          <w:rPr>
            <w:rFonts w:ascii="Times New Roman" w:hAnsi="Times New Roman" w:cs="Times New Roman"/>
          </w:rPr>
          <w:t xml:space="preserve"> </w:t>
        </w:r>
      </w:ins>
      <w:r w:rsidR="00621197">
        <w:rPr>
          <w:rStyle w:val="af5"/>
        </w:rPr>
        <w:commentReference w:id="185"/>
      </w:r>
      <w:r w:rsidR="00AC6938" w:rsidRPr="002F5351">
        <w:rPr>
          <w:rFonts w:ascii="Times New Roman" w:hAnsi="Times New Roman" w:cs="Times New Roman"/>
        </w:rPr>
        <w:t xml:space="preserve">datasets, where </w:t>
      </w:r>
      <m:oMath>
        <m:r>
          <w:rPr>
            <w:rFonts w:ascii="Cambria Math" w:hAnsi="Cambria Math" w:cs="Times New Roman"/>
          </w:rPr>
          <m:t>c</m:t>
        </m:r>
      </m:oMath>
      <w:r w:rsidR="00AC6938" w:rsidRPr="002F5351">
        <w:rPr>
          <w:rFonts w:ascii="Times New Roman" w:hAnsi="Times New Roman" w:cs="Times New Roman"/>
        </w:rPr>
        <w:t xml:space="preserve"> </w:t>
      </w:r>
      <w:commentRangeStart w:id="188"/>
      <w:r w:rsidR="00AC6938" w:rsidRPr="002F5351">
        <w:rPr>
          <w:rFonts w:ascii="Times New Roman" w:hAnsi="Times New Roman" w:cs="Times New Roman"/>
        </w:rPr>
        <w:t xml:space="preserve">represented </w:t>
      </w:r>
      <w:commentRangeEnd w:id="188"/>
      <w:r w:rsidR="009E377C">
        <w:rPr>
          <w:rStyle w:val="af5"/>
        </w:rPr>
        <w:commentReference w:id="188"/>
      </w:r>
      <w:r w:rsidR="00AC6938" w:rsidRPr="002F5351">
        <w:rPr>
          <w:rFonts w:ascii="Times New Roman" w:hAnsi="Times New Roman" w:cs="Times New Roman"/>
        </w:rPr>
        <w:t>the content features of the cell types</w:t>
      </w:r>
      <w:del w:id="189" w:author="tang zijia" w:date="2023-09-10T13:58:00Z">
        <w:r w:rsidR="00AC6938" w:rsidRPr="002F5351" w:rsidDel="00114D75">
          <w:rPr>
            <w:rFonts w:ascii="Times New Roman" w:hAnsi="Times New Roman" w:cs="Times New Roman"/>
          </w:rPr>
          <w:delText>,</w:delText>
        </w:r>
      </w:del>
      <w:r w:rsidR="00AC6938" w:rsidRPr="002F5351">
        <w:rPr>
          <w:rFonts w:ascii="Times New Roman" w:hAnsi="Times New Roman" w:cs="Times New Roman"/>
        </w:rPr>
        <w:t xml:space="preserve"> and transfer</w:t>
      </w:r>
      <w:ins w:id="190" w:author="tang zijia" w:date="2023-09-10T13:58:00Z">
        <w:r w:rsidR="00114D75">
          <w:rPr>
            <w:rFonts w:ascii="Times New Roman" w:hAnsi="Times New Roman" w:cs="Times New Roman"/>
          </w:rPr>
          <w:t>red</w:t>
        </w:r>
      </w:ins>
      <w:r w:rsidR="00AC6938" w:rsidRPr="002F5351">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2F5351">
        <w:rPr>
          <w:rFonts w:ascii="Times New Roman" w:hAnsi="Times New Roman" w:cs="Times New Roman"/>
        </w:rPr>
        <w:t xml:space="preserve"> from the control dataset to the </w:t>
      </w:r>
      <w:r w:rsidR="00953108">
        <w:rPr>
          <w:rFonts w:ascii="Times New Roman" w:hAnsi="Times New Roman" w:cs="Times New Roman"/>
        </w:rPr>
        <w:t>perturbed</w:t>
      </w:r>
      <w:r w:rsidR="00953108" w:rsidRPr="002F5351">
        <w:rPr>
          <w:rFonts w:ascii="Times New Roman" w:hAnsi="Times New Roman" w:cs="Times New Roman"/>
        </w:rPr>
        <w:t xml:space="preserve"> </w:t>
      </w:r>
      <w:r w:rsidR="00AC6938" w:rsidRPr="002F5351">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ins w:id="191" w:author="tang zijia" w:date="2023-09-10T13:58:00Z">
                <w:rPr>
                  <w:rFonts w:ascii="Cambria Math" w:hAnsi="Cambria Math" w:cs="Times New Roman"/>
                </w:rPr>
                <m:t>perb</m:t>
              </w:ins>
            </m:r>
            <m:r>
              <w:del w:id="192" w:author="tang zijia" w:date="2023-09-10T13:58:00Z">
                <w:rPr>
                  <w:rFonts w:ascii="Cambria Math" w:hAnsi="Cambria Math" w:cs="Times New Roman"/>
                </w:rPr>
                <m:t>stim</m:t>
              </w:del>
            </m:r>
          </m:sup>
        </m:sSubSup>
      </m:oMath>
      <w:r w:rsidR="00AC6938" w:rsidRPr="002F5351">
        <w:rPr>
          <w:rFonts w:ascii="Times New Roman" w:hAnsi="Times New Roman" w:cs="Times New Roman"/>
        </w:rPr>
        <w:t xml:space="preserve"> , </w:t>
      </w:r>
      <w:r w:rsidR="00CE5B1D">
        <w:rPr>
          <w:rFonts w:ascii="Times New Roman" w:hAnsi="Times New Roman" w:cs="Times New Roman"/>
        </w:rPr>
        <w:t xml:space="preserve">here </w:t>
      </w:r>
      <m:oMath>
        <m:r>
          <w:rPr>
            <w:rFonts w:ascii="Cambria Math" w:hAnsi="Cambria Math" w:cs="Times New Roman"/>
          </w:rPr>
          <m:t>s</m:t>
        </m:r>
      </m:oMath>
      <w:r w:rsidR="00AC6938" w:rsidRPr="002F5351">
        <w:rPr>
          <w:rFonts w:ascii="Times New Roman" w:hAnsi="Times New Roman" w:cs="Times New Roman"/>
        </w:rPr>
        <w:t xml:space="preserve"> represented the dataset styles</w:t>
      </w:r>
      <w:r w:rsidR="003D2E51">
        <w:rPr>
          <w:rFonts w:ascii="Times New Roman" w:hAnsi="Times New Roman" w:cs="Times New Roman"/>
        </w:rPr>
        <w:t xml:space="preserve"> (</w:t>
      </w:r>
      <w:r w:rsidR="003D2E51" w:rsidRPr="00D37296">
        <w:rPr>
          <w:rFonts w:ascii="Times New Roman" w:hAnsi="Times New Roman" w:cs="Times New Roman"/>
          <w:b/>
          <w:bCs/>
          <w:rPrChange w:id="193" w:author="tang zijia" w:date="2023-09-10T17:19:00Z">
            <w:rPr>
              <w:rFonts w:ascii="Times New Roman" w:hAnsi="Times New Roman" w:cs="Times New Roman"/>
            </w:rPr>
          </w:rPrChange>
        </w:rPr>
        <w:t>Fig. 1</w:t>
      </w:r>
      <w:r w:rsidR="003D2E51">
        <w:rPr>
          <w:rFonts w:ascii="Times New Roman" w:hAnsi="Times New Roman" w:cs="Times New Roman"/>
        </w:rPr>
        <w:t>)</w:t>
      </w:r>
      <w:r w:rsidR="00AC6938" w:rsidRPr="002F5351">
        <w:rPr>
          <w:rFonts w:ascii="Times New Roman" w:hAnsi="Times New Roman" w:cs="Times New Roman"/>
        </w:rPr>
        <w:t>.</w:t>
      </w:r>
      <w:commentRangeStart w:id="194"/>
      <w:r w:rsidR="00656F0E">
        <w:rPr>
          <w:rFonts w:ascii="Times New Roman" w:hAnsi="Times New Roman" w:cs="Times New Roman"/>
        </w:rPr>
        <w:t xml:space="preserve"> </w:t>
      </w:r>
      <w:commentRangeEnd w:id="194"/>
      <w:r w:rsidR="00F415A2">
        <w:rPr>
          <w:rStyle w:val="af5"/>
        </w:rPr>
        <w:commentReference w:id="194"/>
      </w:r>
    </w:p>
    <w:p w14:paraId="3B22A4C4" w14:textId="0194953A" w:rsidR="00DF1B3B" w:rsidRPr="00DF1B3B" w:rsidRDefault="00DF1B3B">
      <w:pPr>
        <w:rPr>
          <w:ins w:id="195" w:author="tang zijia" w:date="2023-09-10T14:36:00Z"/>
          <w:rFonts w:ascii="Times New Roman" w:hAnsi="Times New Roman" w:cs="Times New Roman"/>
        </w:rPr>
        <w:pPrChange w:id="196" w:author="tang zijia" w:date="2023-09-10T14:37:00Z">
          <w:pPr>
            <w:pStyle w:val="FirstParagraph"/>
            <w:jc w:val="both"/>
          </w:pPr>
        </w:pPrChange>
      </w:pPr>
      <w:ins w:id="197" w:author="tang zijia" w:date="2023-09-10T14:37:00Z">
        <w:r>
          <w:rPr>
            <w:rFonts w:ascii="Times New Roman" w:hAnsi="Times New Roman" w:cs="Times New Roman"/>
          </w:rPr>
          <w:br w:type="page"/>
        </w:r>
      </w:ins>
    </w:p>
    <w:p w14:paraId="6E74ECF8" w14:textId="77777777" w:rsidR="00C1352F" w:rsidRDefault="00C1352F" w:rsidP="00C1352F">
      <w:pPr>
        <w:keepNext/>
        <w:jc w:val="both"/>
        <w:rPr>
          <w:ins w:id="198" w:author="tang zijia" w:date="2023-09-10T14:36:00Z"/>
        </w:rPr>
      </w:pPr>
      <w:ins w:id="199" w:author="tang zijia" w:date="2023-09-10T14:36:00Z">
        <w:r>
          <w:rPr>
            <w:rFonts w:ascii="Times New Roman" w:hAnsi="Times New Roman" w:cs="Times New Roman"/>
            <w:noProof/>
            <w:lang w:eastAsia="zh-CN"/>
          </w:rPr>
          <w:lastRenderedPageBreak/>
          <w:drawing>
            <wp:inline distT="0" distB="0" distL="0" distR="0" wp14:anchorId="0BF341AD" wp14:editId="17BC9ED0">
              <wp:extent cx="5486400" cy="308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ins>
    </w:p>
    <w:p w14:paraId="16B3D4B1" w14:textId="0F37CB6B" w:rsidR="00C1352F" w:rsidRPr="00EE7C37" w:rsidRDefault="00C1352F" w:rsidP="00C1352F">
      <w:pPr>
        <w:pStyle w:val="aa"/>
        <w:rPr>
          <w:ins w:id="200" w:author="tang zijia" w:date="2023-09-10T14:36:00Z"/>
          <w:b/>
          <w:bCs/>
        </w:rPr>
      </w:pPr>
      <w:ins w:id="201" w:author="tang zijia" w:date="2023-09-10T14:36:00Z">
        <w:r w:rsidRPr="00EE7C37">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r w:rsidRPr="00EE7C37">
          <w:rPr>
            <w:b/>
            <w:bCs/>
          </w:rPr>
          <w:t xml:space="preserve"> | </w:t>
        </w:r>
        <w:commentRangeStart w:id="202"/>
        <w:r w:rsidRPr="00EE7C37">
          <w:rPr>
            <w:rFonts w:hint="eastAsia"/>
            <w:b/>
            <w:bCs/>
          </w:rPr>
          <w:t>sc</w:t>
        </w:r>
        <w:r w:rsidRPr="00EE7C37">
          <w:rPr>
            <w:b/>
            <w:bCs/>
          </w:rPr>
          <w:t>Perb</w:t>
        </w:r>
        <w:commentRangeEnd w:id="202"/>
        <w:r>
          <w:rPr>
            <w:rStyle w:val="af5"/>
            <w:rFonts w:asciiTheme="minorHAnsi" w:eastAsiaTheme="minorEastAsia" w:hAnsiTheme="minorHAnsi"/>
          </w:rPr>
          <w:commentReference w:id="202"/>
        </w:r>
        <w:r w:rsidRPr="00EE7C37">
          <w:rPr>
            <w:b/>
            <w:bCs/>
          </w:rPr>
          <w:t xml:space="preserve"> predict</w:t>
        </w:r>
        <w:r>
          <w:rPr>
            <w:b/>
            <w:bCs/>
          </w:rPr>
          <w:t xml:space="preserve">s gene expressions of perturbed cells. </w:t>
        </w:r>
        <w:r>
          <w:rPr>
            <w:lang w:eastAsia="zh-CN"/>
          </w:rPr>
          <w:t xml:space="preserve">scPerb </w:t>
        </w:r>
        <w:commentRangeStart w:id="203"/>
        <w:r>
          <w:rPr>
            <w:lang w:eastAsia="zh-CN"/>
          </w:rPr>
          <w:t xml:space="preserve">combined </w:t>
        </w:r>
        <w:commentRangeEnd w:id="203"/>
        <w:r>
          <w:rPr>
            <w:rStyle w:val="af5"/>
            <w:rFonts w:asciiTheme="minorHAnsi" w:eastAsiaTheme="minorEastAsia" w:hAnsiTheme="minorHAnsi"/>
          </w:rPr>
          <w:commentReference w:id="203"/>
        </w:r>
        <w:r>
          <w:rPr>
            <w:lang w:eastAsia="zh-CN"/>
          </w:rPr>
          <w:t xml:space="preserve">the concept of </w:t>
        </w:r>
        <w:r>
          <w:rPr>
            <w:rFonts w:hint="eastAsia"/>
            <w:lang w:eastAsia="zh-CN"/>
          </w:rPr>
          <w:t>style transfer</w:t>
        </w:r>
        <w:r>
          <w:rPr>
            <w:lang w:eastAsia="zh-CN"/>
          </w:rPr>
          <w:t xml:space="preserve"> and variational </w:t>
        </w:r>
        <w:r>
          <w:rPr>
            <w:rFonts w:hint="eastAsia"/>
            <w:lang w:eastAsia="zh-CN"/>
          </w:rPr>
          <w:t>autoencoder</w:t>
        </w:r>
        <w:r>
          <w:rPr>
            <w:lang w:eastAsia="zh-CN"/>
          </w:rPr>
          <w:t xml:space="preserve">. With the </w:t>
        </w:r>
        <w:r>
          <w:rPr>
            <w:szCs w:val="20"/>
          </w:rPr>
          <w:t>perturbed</w:t>
        </w:r>
        <w:commentRangeStart w:id="204"/>
        <w:r>
          <w:rPr>
            <w:lang w:eastAsia="zh-CN"/>
          </w:rPr>
          <w:t xml:space="preserve"> </w:t>
        </w:r>
        <w:commentRangeEnd w:id="204"/>
        <w:r>
          <w:rPr>
            <w:rStyle w:val="af5"/>
            <w:rFonts w:asciiTheme="minorHAnsi" w:eastAsiaTheme="minorEastAsia" w:hAnsiTheme="minorHAnsi"/>
          </w:rPr>
          <w:commentReference w:id="204"/>
        </w:r>
        <w:r>
          <w:rPr>
            <w:lang w:eastAsia="zh-CN"/>
          </w:rPr>
          <w:t xml:space="preserve">and control dataset as input, the content encoder projected the data into latent space. Differences between the latent representations of the </w:t>
        </w:r>
        <w:r>
          <w:rPr>
            <w:szCs w:val="20"/>
          </w:rPr>
          <w:t>perturbed</w:t>
        </w:r>
        <w:r>
          <w:rPr>
            <w:lang w:eastAsia="zh-CN"/>
          </w:rPr>
          <w:t xml:space="preserve"> dataset and the control dataset </w:t>
        </w:r>
        <w:r>
          <w:rPr>
            <w:rFonts w:hint="eastAsia"/>
            <w:lang w:eastAsia="zh-CN"/>
          </w:rPr>
          <w:t>were</w:t>
        </w:r>
        <w:r>
          <w:rPr>
            <w:lang w:eastAsia="zh-CN"/>
          </w:rPr>
          <w:t xml:space="preserve"> captured by a Style Vector</w:t>
        </w:r>
      </w:ins>
      <w:ins w:id="205" w:author="tang zijia" w:date="2023-09-10T22:01:00Z">
        <w:r w:rsidR="001209C2">
          <w:rPr>
            <w:lang w:eastAsia="zh-CN"/>
          </w:rPr>
          <w:t xml:space="preserve"> (</w:t>
        </w:r>
      </w:ins>
      <m:oMath>
        <m:r>
          <w:ins w:id="206" w:author="tang zijia" w:date="2023-09-10T22:01:00Z">
            <w:rPr>
              <w:rFonts w:ascii="Cambria Math" w:hAnsi="Cambria Math"/>
              <w:lang w:eastAsia="zh-CN"/>
            </w:rPr>
            <m:t>s</m:t>
          </w:ins>
        </m:r>
      </m:oMath>
      <w:ins w:id="207" w:author="tang zijia" w:date="2023-09-10T22:01:00Z">
        <w:r w:rsidR="001209C2">
          <w:rPr>
            <w:lang w:eastAsia="zh-CN"/>
          </w:rPr>
          <w:t>)</w:t>
        </w:r>
      </w:ins>
      <w:ins w:id="208" w:author="tang zijia" w:date="2023-09-10T14:36:00Z">
        <w:r>
          <w:rPr>
            <w:lang w:eastAsia="zh-CN"/>
          </w:rPr>
          <w:t xml:space="preserve">, which enabled </w:t>
        </w:r>
        <w:r>
          <w:rPr>
            <w:rFonts w:hint="eastAsia"/>
            <w:lang w:eastAsia="zh-CN"/>
          </w:rPr>
          <w:t>transferring</w:t>
        </w:r>
        <w:r>
          <w:rPr>
            <w:lang w:eastAsia="zh-CN"/>
          </w:rPr>
          <w:t xml:space="preserve"> from </w:t>
        </w:r>
        <w:commentRangeStart w:id="209"/>
        <w:r>
          <w:rPr>
            <w:lang w:eastAsia="zh-CN"/>
          </w:rPr>
          <w:t xml:space="preserve">the </w:t>
        </w:r>
        <w:r>
          <w:rPr>
            <w:szCs w:val="20"/>
          </w:rPr>
          <w:t>perturbed</w:t>
        </w:r>
        <w:r>
          <w:rPr>
            <w:lang w:eastAsia="zh-CN"/>
          </w:rPr>
          <w:t xml:space="preserve"> style to the control style.</w:t>
        </w:r>
        <w:commentRangeEnd w:id="209"/>
        <w:r>
          <w:rPr>
            <w:rStyle w:val="af5"/>
            <w:rFonts w:asciiTheme="minorHAnsi" w:eastAsiaTheme="minorEastAsia" w:hAnsiTheme="minorHAnsi"/>
          </w:rPr>
          <w:commentReference w:id="209"/>
        </w:r>
        <w:r>
          <w:rPr>
            <w:lang w:eastAsia="zh-CN"/>
          </w:rPr>
          <w:t xml:space="preserve"> Such Style Vector was initiated with a </w:t>
        </w:r>
        <w:r>
          <w:rPr>
            <w:rFonts w:hint="eastAsia"/>
            <w:lang w:eastAsia="zh-CN"/>
          </w:rPr>
          <w:t>random</w:t>
        </w:r>
        <w:r>
          <w:rPr>
            <w:lang w:eastAsia="zh-CN"/>
          </w:rPr>
          <w:t xml:space="preserve"> vector and updated via a style encoder</w:t>
        </w:r>
      </w:ins>
      <w:ins w:id="210" w:author="tang zijia" w:date="2023-09-10T22:01:00Z">
        <w:r w:rsidR="001209C2">
          <w:rPr>
            <w:lang w:eastAsia="zh-CN"/>
          </w:rPr>
          <w:t xml:space="preserve">, </w:t>
        </w:r>
      </w:ins>
      <w:ins w:id="211" w:author="tang zijia" w:date="2023-09-10T14:36:00Z">
        <w:r>
          <w:rPr>
            <w:rFonts w:hint="eastAsia"/>
            <w:lang w:eastAsia="zh-CN"/>
          </w:rPr>
          <w:t>enabling</w:t>
        </w:r>
        <w:r>
          <w:rPr>
            <w:lang w:eastAsia="zh-CN"/>
          </w:rPr>
          <w:t xml:space="preserve"> the added latent representations of Style Vector and control data as the predicted latent representation of perturbated data. By minimizing the differences </w:t>
        </w:r>
        <w:r>
          <w:rPr>
            <w:rFonts w:hint="eastAsia"/>
            <w:lang w:eastAsia="zh-CN"/>
          </w:rPr>
          <w:t>between</w:t>
        </w:r>
        <w:r>
          <w:rPr>
            <w:lang w:eastAsia="zh-CN"/>
          </w:rPr>
          <w:t xml:space="preserve"> both latent representations and gene expressions between predicted </w:t>
        </w:r>
        <w:r>
          <w:rPr>
            <w:szCs w:val="20"/>
          </w:rPr>
          <w:t>perturbed</w:t>
        </w:r>
        <w:r>
          <w:rPr>
            <w:lang w:eastAsia="zh-CN"/>
          </w:rPr>
          <w:t xml:space="preserve"> data and real data, scPerb </w:t>
        </w:r>
        <w:r>
          <w:rPr>
            <w:rFonts w:hint="eastAsia"/>
            <w:lang w:eastAsia="zh-CN"/>
          </w:rPr>
          <w:t>transferred</w:t>
        </w:r>
        <w:r>
          <w:rPr>
            <w:lang w:eastAsia="zh-CN"/>
          </w:rPr>
          <w:t xml:space="preserve"> the control style to the perturbed style and predicted the gene </w:t>
        </w:r>
        <w:r>
          <w:rPr>
            <w:rFonts w:hint="eastAsia"/>
            <w:lang w:eastAsia="zh-CN"/>
          </w:rPr>
          <w:t>expression</w:t>
        </w:r>
        <w:r>
          <w:rPr>
            <w:lang w:eastAsia="zh-CN"/>
          </w:rPr>
          <w:t xml:space="preserve"> of perturbed cells.</w:t>
        </w:r>
      </w:ins>
    </w:p>
    <w:p w14:paraId="4F30AAEC" w14:textId="77777777" w:rsidR="00C1352F" w:rsidRPr="00C1352F" w:rsidDel="00C1352F" w:rsidRDefault="00C1352F">
      <w:pPr>
        <w:pStyle w:val="a0"/>
        <w:rPr>
          <w:del w:id="212" w:author="tang zijia" w:date="2023-09-10T14:36:00Z"/>
          <w:rPrChange w:id="213" w:author="tang zijia" w:date="2023-09-10T14:36:00Z">
            <w:rPr>
              <w:del w:id="214" w:author="tang zijia" w:date="2023-09-10T14:36:00Z"/>
              <w:rFonts w:ascii="Times New Roman" w:hAnsi="Times New Roman" w:cs="Times New Roman"/>
            </w:rPr>
          </w:rPrChange>
        </w:rPr>
        <w:pPrChange w:id="215" w:author="tang zijia" w:date="2023-09-10T14:36:00Z">
          <w:pPr>
            <w:pStyle w:val="FirstParagraph"/>
            <w:jc w:val="both"/>
          </w:pPr>
        </w:pPrChange>
      </w:pPr>
    </w:p>
    <w:p w14:paraId="575EB3CD" w14:textId="5FBE0765"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scPerb </w:t>
      </w:r>
      <w:ins w:id="216" w:author="tang zijia" w:date="2023-09-10T21:48:00Z">
        <w:r w:rsidR="006E011B">
          <w:rPr>
            <w:rFonts w:ascii="Times New Roman" w:hAnsi="Times New Roman" w:cs="Times New Roman"/>
          </w:rPr>
          <w:t>wa</w:t>
        </w:r>
      </w:ins>
      <w:del w:id="217" w:author="tang zijia" w:date="2023-09-10T21:48:00Z">
        <w:r w:rsidRPr="002F5351" w:rsidDel="006E011B">
          <w:rPr>
            <w:rFonts w:ascii="Times New Roman" w:hAnsi="Times New Roman" w:cs="Times New Roman"/>
          </w:rPr>
          <w:delText>i</w:delText>
        </w:r>
      </w:del>
      <w:r w:rsidRPr="002F5351">
        <w:rPr>
          <w:rFonts w:ascii="Times New Roman" w:hAnsi="Times New Roman" w:cs="Times New Roman"/>
        </w:rPr>
        <w:t>s inspired by Variational Auto-Encoder (VAE)</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[20]</w:t>
      </w:r>
      <w:r w:rsidRPr="002F5351">
        <w:rPr>
          <w:rFonts w:ascii="Times New Roman" w:hAnsi="Times New Roman" w:cs="Times New Roman"/>
        </w:rPr>
        <w:fldChar w:fldCharType="end"/>
      </w:r>
      <w:r w:rsidRPr="002F5351">
        <w:rPr>
          <w:rFonts w:ascii="Times New Roman" w:hAnsi="Times New Roman" w:cs="Times New Roman"/>
        </w:rPr>
        <w:t xml:space="preserve"> and the </w:t>
      </w:r>
      <w:del w:id="218" w:author="tang zijia" w:date="2023-09-10T13:58:00Z">
        <w:r w:rsidRPr="002F5351" w:rsidDel="00114D75">
          <w:rPr>
            <w:rFonts w:ascii="Times New Roman" w:hAnsi="Times New Roman" w:cs="Times New Roman"/>
          </w:rPr>
          <w:delText>style-transfer GAN (</w:delText>
        </w:r>
      </w:del>
      <w:r w:rsidRPr="002F5351">
        <w:rPr>
          <w:rFonts w:ascii="Times New Roman" w:hAnsi="Times New Roman" w:cs="Times New Roman"/>
        </w:rPr>
        <w:t>stGAN</w:t>
      </w:r>
      <w:del w:id="219" w:author="tang zijia" w:date="2023-09-10T13:58:00Z">
        <w:r w:rsidRPr="002F5351" w:rsidDel="00114D75">
          <w:rPr>
            <w:rFonts w:ascii="Times New Roman" w:hAnsi="Times New Roman" w:cs="Times New Roman"/>
          </w:rPr>
          <w:delText>)</w:delText>
        </w:r>
      </w:del>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E274ED">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w:t>
      </w:r>
      <w:ins w:id="220" w:author="tang zijia" w:date="2023-09-10T14:07:00Z">
        <w:r w:rsidR="007D4A42">
          <w:rPr>
            <w:rFonts w:ascii="Times New Roman" w:hAnsi="Times New Roman" w:cs="Times New Roman"/>
          </w:rPr>
          <w:t xml:space="preserve"> The</w:t>
        </w:r>
      </w:ins>
      <w:ins w:id="221" w:author="tang zijia" w:date="2023-09-10T14:13:00Z">
        <w:r w:rsidR="007D4A42">
          <w:rPr>
            <w:rFonts w:ascii="Times New Roman" w:hAnsi="Times New Roman" w:cs="Times New Roman"/>
          </w:rPr>
          <w:t xml:space="preserve"> encoder of the</w:t>
        </w:r>
      </w:ins>
      <w:ins w:id="222" w:author="tang zijia" w:date="2023-09-10T14:07:00Z">
        <w:r w:rsidR="007D4A42">
          <w:rPr>
            <w:rFonts w:ascii="Times New Roman" w:hAnsi="Times New Roman" w:cs="Times New Roman"/>
          </w:rPr>
          <w:t xml:space="preserve"> VAE took the input data and </w:t>
        </w:r>
      </w:ins>
      <w:ins w:id="223" w:author="tang zijia" w:date="2023-09-10T14:09:00Z">
        <w:r w:rsidR="007D4A42">
          <w:rPr>
            <w:rFonts w:ascii="Times New Roman" w:hAnsi="Times New Roman" w:cs="Times New Roman" w:hint="eastAsia"/>
            <w:lang w:eastAsia="zh-CN"/>
          </w:rPr>
          <w:t>mapped</w:t>
        </w:r>
      </w:ins>
      <w:ins w:id="224" w:author="tang zijia" w:date="2023-09-10T14:08:00Z">
        <w:r w:rsidR="007D4A42">
          <w:rPr>
            <w:rFonts w:ascii="Times New Roman" w:hAnsi="Times New Roman" w:cs="Times New Roman"/>
          </w:rPr>
          <w:t xml:space="preserve"> it to a probability distribution in the latent space. Specifically, it </w:t>
        </w:r>
      </w:ins>
      <w:ins w:id="225" w:author="tang zijia" w:date="2023-09-10T14:09:00Z">
        <w:r w:rsidR="007D4A42">
          <w:rPr>
            <w:rFonts w:ascii="Times New Roman" w:hAnsi="Times New Roman" w:cs="Times New Roman" w:hint="eastAsia"/>
            <w:lang w:eastAsia="zh-CN"/>
          </w:rPr>
          <w:t>mapped</w:t>
        </w:r>
      </w:ins>
      <w:ins w:id="226" w:author="tang zijia" w:date="2023-09-10T14:08:00Z">
        <w:r w:rsidR="007D4A42">
          <w:rPr>
            <w:rFonts w:ascii="Times New Roman" w:hAnsi="Times New Roman" w:cs="Times New Roman"/>
          </w:rPr>
          <w:t xml:space="preserve"> </w:t>
        </w:r>
      </w:ins>
      <w:ins w:id="227" w:author="tang zijia" w:date="2023-09-10T14:09:00Z">
        <w:r w:rsidR="007D4A42">
          <w:rPr>
            <w:rFonts w:ascii="Times New Roman" w:hAnsi="Times New Roman" w:cs="Times New Roman"/>
          </w:rPr>
          <w:t>the input data to</w:t>
        </w:r>
      </w:ins>
      <w:ins w:id="228" w:author="tang zijia" w:date="2023-09-10T14:12:00Z">
        <w:r w:rsidR="007D4A42">
          <w:rPr>
            <w:rFonts w:ascii="Times New Roman" w:hAnsi="Times New Roman" w:cs="Times New Roman"/>
          </w:rPr>
          <w:t xml:space="preserve"> a</w:t>
        </w:r>
      </w:ins>
      <w:ins w:id="229" w:author="tang zijia" w:date="2023-09-10T14:09:00Z">
        <w:r w:rsidR="007D4A42">
          <w:rPr>
            <w:rFonts w:ascii="Times New Roman" w:hAnsi="Times New Roman" w:cs="Times New Roman"/>
          </w:rPr>
          <w:t xml:space="preserve"> </w:t>
        </w:r>
      </w:ins>
      <w:ins w:id="230" w:author="tang zijia" w:date="2023-09-10T14:11:00Z">
        <w:r w:rsidR="007D4A42">
          <w:rPr>
            <w:rFonts w:ascii="Times New Roman" w:hAnsi="Times New Roman" w:cs="Times New Roman"/>
          </w:rPr>
          <w:t xml:space="preserve">mean </w:t>
        </w:r>
      </w:ins>
      <m:oMath>
        <m:r>
          <w:ins w:id="231" w:author="tang zijia" w:date="2023-09-10T14:13:00Z">
            <w:rPr>
              <w:rFonts w:ascii="Cambria Math" w:hAnsi="Cambria Math" w:cs="Times New Roman"/>
            </w:rPr>
            <m:t>(</m:t>
          </w:ins>
        </m:r>
        <m:r>
          <w:ins w:id="232" w:author="tang zijia" w:date="2023-09-10T14:11:00Z">
            <w:rPr>
              <w:rFonts w:ascii="Cambria Math" w:hAnsi="Cambria Math" w:cs="Times New Roman"/>
            </w:rPr>
            <m:t>μ</m:t>
          </w:ins>
        </m:r>
        <m:r>
          <w:ins w:id="233" w:author="tang zijia" w:date="2023-09-10T14:13:00Z">
            <w:rPr>
              <w:rFonts w:ascii="Cambria Math" w:hAnsi="Cambria Math" w:cs="Times New Roman"/>
            </w:rPr>
            <m:t>)</m:t>
          </w:ins>
        </m:r>
      </m:oMath>
      <w:ins w:id="234" w:author="tang zijia" w:date="2023-09-10T14:13:00Z">
        <w:r w:rsidR="007D4A42">
          <w:rPr>
            <w:rFonts w:ascii="Times New Roman" w:hAnsi="Times New Roman" w:cs="Times New Roman"/>
          </w:rPr>
          <w:t xml:space="preserve"> </w:t>
        </w:r>
      </w:ins>
      <w:ins w:id="235" w:author="tang zijia" w:date="2023-09-10T14:11:00Z">
        <w:r w:rsidR="007D4A42">
          <w:rPr>
            <w:rFonts w:ascii="Times New Roman" w:hAnsi="Times New Roman" w:cs="Times New Roman"/>
          </w:rPr>
          <w:t>and</w:t>
        </w:r>
      </w:ins>
      <w:ins w:id="236" w:author="tang zijia" w:date="2023-09-10T14:12:00Z">
        <w:r w:rsidR="007D4A42">
          <w:rPr>
            <w:rFonts w:ascii="Times New Roman" w:hAnsi="Times New Roman" w:cs="Times New Roman"/>
          </w:rPr>
          <w:t xml:space="preserve"> a</w:t>
        </w:r>
      </w:ins>
      <w:ins w:id="237" w:author="tang zijia" w:date="2023-09-10T14:11:00Z">
        <w:r w:rsidR="007D4A42">
          <w:rPr>
            <w:rFonts w:ascii="Times New Roman" w:hAnsi="Times New Roman" w:cs="Times New Roman"/>
          </w:rPr>
          <w:t xml:space="preserve"> </w:t>
        </w:r>
      </w:ins>
      <w:ins w:id="238" w:author="tang zijia" w:date="2023-09-10T14:12:00Z">
        <w:r w:rsidR="007D4A42">
          <w:rPr>
            <w:rFonts w:ascii="Times New Roman" w:hAnsi="Times New Roman" w:cs="Times New Roman" w:hint="eastAsia"/>
            <w:lang w:eastAsia="zh-CN"/>
          </w:rPr>
          <w:t>variance</w:t>
        </w:r>
        <w:r w:rsidR="007D4A42">
          <w:rPr>
            <w:rFonts w:ascii="Times New Roman" w:hAnsi="Times New Roman" w:cs="Times New Roman"/>
          </w:rPr>
          <w:t xml:space="preserve"> </w:t>
        </w:r>
      </w:ins>
      <m:oMath>
        <m:r>
          <w:ins w:id="239" w:author="tang zijia" w:date="2023-09-10T14:13:00Z">
            <w:rPr>
              <w:rFonts w:ascii="Cambria Math" w:hAnsi="Cambria Math" w:cs="Times New Roman"/>
            </w:rPr>
            <m:t>(</m:t>
          </w:ins>
        </m:r>
        <m:r>
          <w:ins w:id="240" w:author="tang zijia" w:date="2023-09-10T14:12:00Z">
            <w:rPr>
              <w:rFonts w:ascii="Cambria Math" w:hAnsi="Cambria Math" w:cs="Times New Roman"/>
            </w:rPr>
            <m:t>σ</m:t>
          </w:ins>
        </m:r>
        <m:r>
          <w:ins w:id="241" w:author="tang zijia" w:date="2023-09-10T14:13:00Z">
            <w:rPr>
              <w:rFonts w:ascii="Cambria Math" w:hAnsi="Cambria Math" w:cs="Times New Roman"/>
            </w:rPr>
            <m:t>)</m:t>
          </w:ins>
        </m:r>
      </m:oMath>
      <w:ins w:id="242" w:author="tang zijia" w:date="2023-09-10T14:12:00Z">
        <w:r w:rsidR="007D4A42">
          <w:rPr>
            <w:rFonts w:ascii="Times New Roman" w:hAnsi="Times New Roman" w:cs="Times New Roman" w:hint="eastAsia"/>
            <w:lang w:eastAsia="zh-CN"/>
          </w:rPr>
          <w:t xml:space="preserve"> </w:t>
        </w:r>
        <w:r w:rsidR="007D4A42">
          <w:rPr>
            <w:rFonts w:ascii="Times New Roman" w:hAnsi="Times New Roman" w:cs="Times New Roman"/>
            <w:lang w:eastAsia="zh-CN"/>
          </w:rPr>
          <w:t>for each latent variable</w:t>
        </w:r>
      </w:ins>
      <w:del w:id="243" w:author="tang zijia" w:date="2023-09-10T14:07:00Z">
        <w:r w:rsidRPr="002F5351" w:rsidDel="007D4A42">
          <w:rPr>
            <w:rFonts w:ascii="Times New Roman" w:hAnsi="Times New Roman" w:cs="Times New Roman"/>
          </w:rPr>
          <w:delText xml:space="preserve"> </w:delText>
        </w:r>
      </w:del>
      <w:ins w:id="244" w:author="tang zijia" w:date="2023-09-10T14:07:00Z">
        <w:r w:rsidR="007D4A42">
          <w:rPr>
            <w:rFonts w:ascii="Times New Roman" w:hAnsi="Times New Roman" w:cs="Times New Roman"/>
          </w:rPr>
          <w:t>.</w:t>
        </w:r>
      </w:ins>
      <w:del w:id="245" w:author="tang zijia" w:date="2023-09-10T14:07:00Z">
        <w:r w:rsidRPr="002F5351" w:rsidDel="007D4A42">
          <w:rPr>
            <w:rFonts w:ascii="Times New Roman" w:hAnsi="Times New Roman" w:cs="Times New Roman"/>
          </w:rPr>
          <w:delText xml:space="preserve">We used the variational inference to estimate the distribution </w:delText>
        </w:r>
      </w:del>
      <m:oMath>
        <m:r>
          <w:del w:id="246" w:author="tang zijia" w:date="2023-09-10T14:07:00Z">
            <w:rPr>
              <w:rFonts w:ascii="Cambria Math" w:hAnsi="Cambria Math" w:cs="Times New Roman"/>
            </w:rPr>
            <m:t>μ</m:t>
          </w:del>
        </m:r>
      </m:oMath>
      <w:del w:id="247" w:author="tang zijia" w:date="2023-09-10T14:07:00Z">
        <w:r w:rsidRPr="002F5351" w:rsidDel="007D4A42">
          <w:rPr>
            <w:rFonts w:ascii="Times New Roman" w:hAnsi="Times New Roman" w:cs="Times New Roman"/>
          </w:rPr>
          <w:delText xml:space="preserve"> and </w:delText>
        </w:r>
      </w:del>
      <m:oMath>
        <m:r>
          <w:del w:id="248" w:author="tang zijia" w:date="2023-09-10T14:07:00Z">
            <w:rPr>
              <w:rFonts w:ascii="Cambria Math" w:hAnsi="Cambria Math" w:cs="Times New Roman"/>
            </w:rPr>
            <m:t>σ</m:t>
          </w:del>
        </m:r>
      </m:oMath>
      <w:del w:id="249" w:author="tang zijia" w:date="2023-09-10T14:07:00Z">
        <w:r w:rsidRPr="002F5351" w:rsidDel="007D4A42">
          <w:rPr>
            <w:rFonts w:ascii="Times New Roman" w:hAnsi="Times New Roman" w:cs="Times New Roman"/>
          </w:rPr>
          <w:delText xml:space="preserve"> of the content</w:delText>
        </w:r>
        <w:r w:rsidR="001375AE" w:rsidDel="007D4A42">
          <w:rPr>
            <w:rFonts w:ascii="Times New Roman" w:hAnsi="Times New Roman" w:cs="Times New Roman"/>
          </w:rPr>
          <w:delText xml:space="preserve"> </w:delText>
        </w:r>
      </w:del>
      <m:oMath>
        <m:r>
          <w:del w:id="250" w:author="tang zijia" w:date="2023-09-10T14:07:00Z">
            <w:rPr>
              <w:rFonts w:ascii="Cambria Math" w:hAnsi="Cambria Math" w:cs="Times New Roman"/>
            </w:rPr>
            <m:t>c</m:t>
          </w:del>
        </m:r>
      </m:oMath>
      <w:del w:id="251" w:author="tang zijia" w:date="2023-09-10T14:07:00Z">
        <w:r w:rsidRPr="002F5351" w:rsidDel="007D4A42">
          <w:rPr>
            <w:rFonts w:ascii="Times New Roman" w:hAnsi="Times New Roman" w:cs="Times New Roman"/>
          </w:rPr>
          <w:delText xml:space="preserve"> in the latent space</w:delText>
        </w:r>
      </w:del>
      <w:del w:id="252" w:author="tang zijia" w:date="2023-09-10T14:03:00Z">
        <w:r w:rsidRPr="002F5351" w:rsidDel="00C55664">
          <w:rPr>
            <w:rFonts w:ascii="Times New Roman" w:hAnsi="Times New Roman" w:cs="Times New Roman"/>
          </w:rPr>
          <w:delText>,</w:delText>
        </w:r>
      </w:del>
      <w:ins w:id="253" w:author="tang zijia" w:date="2023-09-10T14:07:00Z">
        <w:r w:rsidR="007D4A42">
          <w:rPr>
            <w:rFonts w:ascii="Times New Roman" w:hAnsi="Times New Roman" w:cs="Times New Roman"/>
          </w:rPr>
          <w:t xml:space="preserve"> </w:t>
        </w:r>
      </w:ins>
      <w:ins w:id="254" w:author="tang zijia" w:date="2023-09-10T14:03:00Z">
        <w:r w:rsidR="00C55664">
          <w:rPr>
            <w:rFonts w:ascii="Times New Roman" w:hAnsi="Times New Roman" w:cs="Times New Roman"/>
          </w:rPr>
          <w:t>We then</w:t>
        </w:r>
      </w:ins>
      <w:r w:rsidRPr="002F5351">
        <w:rPr>
          <w:rFonts w:ascii="Times New Roman" w:hAnsi="Times New Roman" w:cs="Times New Roman"/>
        </w:rPr>
        <w:t xml:space="preserve"> </w:t>
      </w:r>
      <w:del w:id="255" w:author="tang zijia" w:date="2023-09-10T13:58:00Z">
        <w:r w:rsidRPr="002F5351" w:rsidDel="00114D75">
          <w:rPr>
            <w:rFonts w:ascii="Times New Roman" w:hAnsi="Times New Roman" w:cs="Times New Roman"/>
          </w:rPr>
          <w:delText xml:space="preserve">and </w:delText>
        </w:r>
      </w:del>
      <w:r w:rsidRPr="002F5351">
        <w:rPr>
          <w:rFonts w:ascii="Times New Roman" w:hAnsi="Times New Roman" w:cs="Times New Roman"/>
        </w:rPr>
        <w:t>project</w:t>
      </w:r>
      <w:ins w:id="256" w:author="tang zijia" w:date="2023-09-10T13:58:00Z">
        <w:r w:rsidR="00114D75">
          <w:rPr>
            <w:rFonts w:ascii="Times New Roman" w:hAnsi="Times New Roman" w:cs="Times New Roman"/>
          </w:rPr>
          <w:t>ed</w:t>
        </w:r>
      </w:ins>
      <w:r w:rsidRPr="002F5351">
        <w:rPr>
          <w:rFonts w:ascii="Times New Roman" w:hAnsi="Times New Roman" w:cs="Times New Roman"/>
        </w:rPr>
        <w:t xml:space="preserve"> </w:t>
      </w:r>
      <w:r w:rsidR="00562996">
        <w:rPr>
          <w:rFonts w:ascii="Times New Roman" w:hAnsi="Times New Roman" w:cs="Times New Roman"/>
        </w:rPr>
        <w:t xml:space="preserve">the </w:t>
      </w:r>
      <w:r w:rsidRPr="002F5351">
        <w:rPr>
          <w:rFonts w:ascii="Times New Roman" w:hAnsi="Times New Roman" w:cs="Times New Roman"/>
        </w:rPr>
        <w:t xml:space="preserve">style vector </w:t>
      </w:r>
      <m:oMath>
        <m:r>
          <w:ins w:id="257" w:author="tang zijia" w:date="2023-09-10T13:58:00Z">
            <w:rPr>
              <w:rFonts w:ascii="Cambria Math" w:hAnsi="Cambria Math" w:cs="Times New Roman"/>
            </w:rPr>
            <m:t>s</m:t>
          </w:ins>
        </m:r>
        <w:commentRangeStart w:id="258"/>
        <m:r>
          <w:del w:id="259" w:author="tang zijia" w:date="2023-09-10T13:58:00Z">
            <w:rPr>
              <w:rFonts w:ascii="Cambria Math" w:hAnsi="Cambria Math" w:cs="Times New Roman"/>
            </w:rPr>
            <m:t>r</m:t>
          </w:del>
        </m:r>
        <w:commentRangeEnd w:id="258"/>
        <m:r>
          <m:rPr>
            <m:sty m:val="p"/>
          </m:rPr>
          <w:rPr>
            <w:rStyle w:val="af5"/>
            <w:rFonts w:ascii="Cambria Math" w:hAnsi="Cambria Math"/>
          </w:rPr>
          <w:commentReference w:id="258"/>
        </m:r>
      </m:oMath>
      <w:r w:rsidRPr="002F5351">
        <w:rPr>
          <w:rFonts w:ascii="Times New Roman" w:hAnsi="Times New Roman" w:cs="Times New Roman"/>
        </w:rPr>
        <w:t xml:space="preserve"> into the latent space and </w:t>
      </w:r>
      <w:del w:id="260" w:author="tang zijia" w:date="2023-09-10T13:58:00Z">
        <w:r w:rsidRPr="002F5351" w:rsidDel="00114D75">
          <w:rPr>
            <w:rFonts w:ascii="Times New Roman" w:hAnsi="Times New Roman" w:cs="Times New Roman" w:hint="eastAsia"/>
            <w:lang w:eastAsia="zh-CN"/>
          </w:rPr>
          <w:delText>learn</w:delText>
        </w:r>
      </w:del>
      <w:ins w:id="261" w:author="tang zijia" w:date="2023-09-10T13:58:00Z">
        <w:r w:rsidR="00114D75">
          <w:rPr>
            <w:rFonts w:ascii="Times New Roman" w:hAnsi="Times New Roman" w:cs="Times New Roman" w:hint="eastAsia"/>
            <w:lang w:eastAsia="zh-CN"/>
          </w:rPr>
          <w:t>learned</w:t>
        </w:r>
      </w:ins>
      <w:r w:rsidRPr="002F5351">
        <w:rPr>
          <w:rFonts w:ascii="Times New Roman" w:hAnsi="Times New Roman" w:cs="Times New Roman"/>
        </w:rPr>
        <w:t xml:space="preserve"> the transformation</w:t>
      </w:r>
      <w:del w:id="262" w:author="tang zijia" w:date="2023-09-10T13:59:00Z">
        <w:r w:rsidRPr="002F5351" w:rsidDel="00114D75">
          <w:rPr>
            <w:rFonts w:ascii="Times New Roman" w:hAnsi="Times New Roman" w:cs="Times New Roman"/>
          </w:rPr>
          <w:delText xml:space="preserve"> </w:delText>
        </w:r>
      </w:del>
      <m:oMath>
        <m:r>
          <w:del w:id="263" w:author="tang zijia" w:date="2023-09-10T13:59:00Z">
            <w:rPr>
              <w:rFonts w:ascii="Cambria Math" w:hAnsi="Cambria Math" w:cs="Times New Roman"/>
            </w:rPr>
            <m:t>s</m:t>
          </w:del>
        </m:r>
      </m:oMath>
      <w:r w:rsidRPr="002F5351">
        <w:rPr>
          <w:rFonts w:ascii="Times New Roman" w:hAnsi="Times New Roman" w:cs="Times New Roman"/>
        </w:rPr>
        <w:t xml:space="preserv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to the </w:t>
      </w:r>
      <w:r w:rsidR="0035200C">
        <w:rPr>
          <w:rFonts w:ascii="Times New Roman" w:hAnsi="Times New Roman" w:cs="Times New Roman"/>
        </w:rPr>
        <w:t>perturbed</w:t>
      </w:r>
      <w:r w:rsidR="0035200C" w:rsidRPr="002F5351">
        <w:rPr>
          <w:rFonts w:ascii="Times New Roman" w:hAnsi="Times New Roman" w:cs="Times New Roman"/>
        </w:rPr>
        <w:t xml:space="preserve"> </w:t>
      </w:r>
      <w:r w:rsidRPr="002F5351">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ins w:id="264" w:author="tang zijia" w:date="2023-09-10T13:59:00Z">
                <w:rPr>
                  <w:rFonts w:ascii="Cambria Math" w:hAnsi="Cambria Math" w:cs="Times New Roman"/>
                </w:rPr>
                <m:t>perb</m:t>
              </w:ins>
            </m:r>
            <m:r>
              <w:del w:id="265" w:author="tang zijia" w:date="2023-09-10T13:59:00Z">
                <w:rPr>
                  <w:rFonts w:ascii="Cambria Math" w:hAnsi="Cambria Math" w:cs="Times New Roman"/>
                </w:rPr>
                <m:t>stim</m:t>
              </w:del>
            </m:r>
          </m:sup>
        </m:sSup>
      </m:oMath>
      <w:ins w:id="266" w:author="tang zijia" w:date="2023-09-10T14:17:00Z">
        <w:r w:rsidR="00414C0B">
          <w:rPr>
            <w:rFonts w:ascii="Times New Roman" w:hAnsi="Times New Roman" w:cs="Times New Roman"/>
          </w:rPr>
          <w:t xml:space="preserve">, </w:t>
        </w:r>
      </w:ins>
      <w:ins w:id="267" w:author="tang zijia" w:date="2023-09-10T21:48:00Z">
        <w:r w:rsidR="006E011B">
          <w:rPr>
            <w:rFonts w:ascii="Times New Roman" w:hAnsi="Times New Roman" w:cs="Times New Roman"/>
          </w:rPr>
          <w:t>and</w:t>
        </w:r>
      </w:ins>
      <w:ins w:id="268" w:author="tang zijia" w:date="2023-09-10T14:17:00Z">
        <w:r w:rsidR="00414C0B">
          <w:rPr>
            <w:rFonts w:ascii="Times New Roman" w:hAnsi="Times New Roman" w:cs="Times New Roman"/>
          </w:rPr>
          <w:t xml:space="preserve"> </w:t>
        </w:r>
      </w:ins>
      <w:ins w:id="269" w:author="tang zijia" w:date="2023-09-10T14:16:00Z">
        <w:r w:rsidR="00414C0B">
          <w:rPr>
            <w:rFonts w:ascii="Times New Roman" w:hAnsi="Times New Roman" w:cs="Times New Roman"/>
          </w:rPr>
          <w:t xml:space="preserve">the </w:t>
        </w:r>
      </w:ins>
      <w:ins w:id="270" w:author="tang zijia" w:date="2023-09-10T14:17:00Z">
        <w:r w:rsidR="00414C0B">
          <w:rPr>
            <w:rFonts w:ascii="Times New Roman" w:hAnsi="Times New Roman" w:cs="Times New Roman" w:hint="eastAsia"/>
            <w:lang w:eastAsia="zh-CN"/>
          </w:rPr>
          <w:t>learned</w:t>
        </w:r>
      </w:ins>
      <w:ins w:id="271" w:author="tang zijia" w:date="2023-09-10T14:16:00Z">
        <w:r w:rsidR="00414C0B">
          <w:rPr>
            <w:rFonts w:ascii="Times New Roman" w:hAnsi="Times New Roman" w:cs="Times New Roman"/>
          </w:rPr>
          <w:t xml:space="preserve"> difference between </w:t>
        </w:r>
      </w:ins>
      <m:oMath>
        <m:sSup>
          <m:sSupPr>
            <m:ctrlPr>
              <w:ins w:id="272" w:author="tang zijia" w:date="2023-09-10T14:16:00Z">
                <w:rPr>
                  <w:rFonts w:ascii="Cambria Math" w:hAnsi="Cambria Math" w:cs="Times New Roman"/>
                </w:rPr>
              </w:ins>
            </m:ctrlPr>
          </m:sSupPr>
          <m:e>
            <m:r>
              <w:ins w:id="273" w:author="tang zijia" w:date="2023-09-10T14:16:00Z">
                <w:rPr>
                  <w:rFonts w:ascii="Cambria Math" w:hAnsi="Cambria Math" w:cs="Times New Roman"/>
                </w:rPr>
                <m:t>X</m:t>
              </w:ins>
            </m:r>
          </m:e>
          <m:sup>
            <m:r>
              <w:ins w:id="274" w:author="tang zijia" w:date="2023-09-10T14:16:00Z">
                <w:rPr>
                  <w:rFonts w:ascii="Cambria Math" w:hAnsi="Cambria Math" w:cs="Times New Roman"/>
                </w:rPr>
                <m:t>ctrl</m:t>
              </w:ins>
            </m:r>
          </m:sup>
        </m:sSup>
      </m:oMath>
      <w:ins w:id="275" w:author="tang zijia" w:date="2023-09-10T14:16:00Z">
        <w:r w:rsidR="00414C0B">
          <w:rPr>
            <w:rFonts w:ascii="Times New Roman" w:hAnsi="Times New Roman" w:cs="Times New Roman" w:hint="eastAsia"/>
            <w:lang w:eastAsia="zh-CN"/>
          </w:rPr>
          <w:t xml:space="preserve"> </w:t>
        </w:r>
        <w:r w:rsidR="00414C0B">
          <w:rPr>
            <w:rFonts w:ascii="Times New Roman" w:hAnsi="Times New Roman" w:cs="Times New Roman"/>
            <w:lang w:eastAsia="zh-CN"/>
          </w:rPr>
          <w:t xml:space="preserve">and </w:t>
        </w:r>
      </w:ins>
      <m:oMath>
        <m:sSup>
          <m:sSupPr>
            <m:ctrlPr>
              <w:ins w:id="276" w:author="tang zijia" w:date="2023-09-10T14:16:00Z">
                <w:rPr>
                  <w:rFonts w:ascii="Cambria Math" w:hAnsi="Cambria Math" w:cs="Times New Roman"/>
                </w:rPr>
              </w:ins>
            </m:ctrlPr>
          </m:sSupPr>
          <m:e>
            <m:r>
              <w:ins w:id="277" w:author="tang zijia" w:date="2023-09-10T14:16:00Z">
                <w:rPr>
                  <w:rFonts w:ascii="Cambria Math" w:hAnsi="Cambria Math" w:cs="Times New Roman"/>
                </w:rPr>
                <m:t>X</m:t>
              </w:ins>
            </m:r>
          </m:e>
          <m:sup>
            <m:r>
              <w:ins w:id="278" w:author="tang zijia" w:date="2023-09-10T14:16:00Z">
                <w:rPr>
                  <w:rFonts w:ascii="Cambria Math" w:hAnsi="Cambria Math" w:cs="Times New Roman"/>
                </w:rPr>
                <m:t>perb</m:t>
              </w:ins>
            </m:r>
          </m:sup>
        </m:sSup>
      </m:oMath>
      <w:ins w:id="279" w:author="tang zijia" w:date="2023-09-10T14:16:00Z">
        <w:r w:rsidR="00414C0B">
          <w:rPr>
            <w:rFonts w:ascii="Times New Roman" w:hAnsi="Times New Roman" w:cs="Times New Roman" w:hint="eastAsia"/>
            <w:lang w:eastAsia="zh-CN"/>
          </w:rPr>
          <w:t xml:space="preserve"> </w:t>
        </w:r>
        <w:r w:rsidR="00414C0B">
          <w:rPr>
            <w:rFonts w:ascii="Times New Roman" w:hAnsi="Times New Roman" w:cs="Times New Roman"/>
            <w:lang w:eastAsia="zh-CN"/>
          </w:rPr>
          <w:t xml:space="preserve">would be denoted as </w:t>
        </w:r>
      </w:ins>
      <m:oMath>
        <m:sSub>
          <m:sSubPr>
            <m:ctrlPr>
              <w:ins w:id="280" w:author="tang zijia" w:date="2023-09-10T14:16:00Z">
                <w:rPr>
                  <w:rFonts w:ascii="Cambria Math" w:hAnsi="Cambria Math" w:cs="Times New Roman"/>
                </w:rPr>
              </w:ins>
            </m:ctrlPr>
          </m:sSubPr>
          <m:e>
            <m:r>
              <w:ins w:id="281" w:author="tang zijia" w:date="2023-09-10T14:16:00Z">
                <w:rPr>
                  <w:rFonts w:ascii="Cambria Math" w:hAnsi="Cambria Math" w:cs="Times New Roman"/>
                </w:rPr>
                <m:t>δ</m:t>
              </w:ins>
            </m:r>
          </m:e>
          <m:sub>
            <m:r>
              <w:ins w:id="282" w:author="tang zijia" w:date="2023-09-10T14:16:00Z">
                <w:rPr>
                  <w:rFonts w:ascii="Cambria Math" w:hAnsi="Cambria Math" w:cs="Times New Roman"/>
                </w:rPr>
                <m:t>s</m:t>
              </w:ins>
            </m:r>
          </m:sub>
        </m:sSub>
      </m:oMath>
      <w:ins w:id="283" w:author="tang zijia" w:date="2023-09-10T14:16:00Z">
        <w:r w:rsidR="00414C0B">
          <w:rPr>
            <w:rFonts w:ascii="Times New Roman" w:hAnsi="Times New Roman" w:cs="Times New Roman"/>
          </w:rPr>
          <w:t>.</w:t>
        </w:r>
      </w:ins>
      <w:del w:id="284" w:author="tang zijia" w:date="2023-09-10T14:16:00Z">
        <w:r w:rsidRPr="002F5351" w:rsidDel="00414C0B">
          <w:rPr>
            <w:rFonts w:ascii="Times New Roman" w:hAnsi="Times New Roman" w:cs="Times New Roman"/>
          </w:rPr>
          <w:delText>.</w:delText>
        </w:r>
      </w:del>
      <w:r w:rsidRPr="002F5351">
        <w:rPr>
          <w:rFonts w:ascii="Times New Roman" w:hAnsi="Times New Roman" w:cs="Times New Roman"/>
        </w:rPr>
        <w:t xml:space="preserve"> For the rest of the descriptions, we denote</w:t>
      </w:r>
      <w:ins w:id="285" w:author="tang zijia" w:date="2023-09-10T14:14:00Z">
        <w:r w:rsidR="00502FDC">
          <w:rPr>
            <w:rFonts w:ascii="Times New Roman" w:hAnsi="Times New Roman" w:cs="Times New Roman"/>
          </w:rPr>
          <w:t>d</w:t>
        </w:r>
      </w:ins>
      <w:r w:rsidRPr="002F5351">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as </w:t>
      </w:r>
      <w:r w:rsidR="00CB6FCE">
        <w:rPr>
          <w:rFonts w:ascii="Times New Roman" w:hAnsi="Times New Roman" w:cs="Times New Roman"/>
        </w:rPr>
        <w:t>the</w:t>
      </w:r>
      <w:r w:rsidRPr="002F5351">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to project the random</w:t>
      </w:r>
      <w:del w:id="286" w:author="tang zijia" w:date="2023-09-10T14:00:00Z">
        <w:r w:rsidRPr="002F5351" w:rsidDel="00B81769">
          <w:rPr>
            <w:rFonts w:ascii="Times New Roman" w:hAnsi="Times New Roman" w:cs="Times New Roman"/>
          </w:rPr>
          <w:delText>-</w:delText>
        </w:r>
      </w:del>
      <w:ins w:id="287" w:author="tang zijia" w:date="2023-09-10T14:00:00Z">
        <w:r w:rsidR="00B81769">
          <w:rPr>
            <w:rFonts w:ascii="Times New Roman" w:hAnsi="Times New Roman" w:cs="Times New Roman"/>
          </w:rPr>
          <w:t xml:space="preserve"> </w:t>
        </w:r>
      </w:ins>
      <w:commentRangeStart w:id="288"/>
      <w:r w:rsidRPr="002F5351">
        <w:rPr>
          <w:rFonts w:ascii="Times New Roman" w:hAnsi="Times New Roman" w:cs="Times New Roman"/>
        </w:rPr>
        <w:t xml:space="preserve">style vectors </w:t>
      </w:r>
      <w:commentRangeEnd w:id="288"/>
      <w:r w:rsidR="00A07073">
        <w:rPr>
          <w:rStyle w:val="af5"/>
        </w:rPr>
        <w:commentReference w:id="288"/>
      </w:r>
      <w:r w:rsidRPr="002F5351">
        <w:rPr>
          <w:rFonts w:ascii="Times New Roman" w:hAnsi="Times New Roman" w:cs="Times New Roman"/>
        </w:rPr>
        <w:t xml:space="preserve">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represented to </w:t>
      </w:r>
      <w:commentRangeStart w:id="289"/>
      <w:r w:rsidRPr="002F5351">
        <w:rPr>
          <w:rFonts w:ascii="Times New Roman" w:hAnsi="Times New Roman" w:cs="Times New Roman"/>
        </w:rPr>
        <w:t xml:space="preserve">the </w:t>
      </w:r>
      <m:oMath>
        <m:r>
          <w:rPr>
            <w:rFonts w:ascii="Cambria Math" w:hAnsi="Cambria Math" w:cs="Times New Roman"/>
          </w:rPr>
          <m:t>μ</m:t>
        </m:r>
      </m:oMath>
      <w:r w:rsidRPr="002F5351">
        <w:rPr>
          <w:rFonts w:ascii="Times New Roman" w:hAnsi="Times New Roman" w:cs="Times New Roman"/>
        </w:rPr>
        <w:t xml:space="preserve"> and </w:t>
      </w:r>
      <m:oMath>
        <m:r>
          <w:rPr>
            <w:rFonts w:ascii="Cambria Math" w:hAnsi="Cambria Math" w:cs="Times New Roman"/>
          </w:rPr>
          <m:t>σ</m:t>
        </m:r>
      </m:oMath>
      <w:r w:rsidRPr="002F5351">
        <w:rPr>
          <w:rFonts w:ascii="Times New Roman" w:hAnsi="Times New Roman" w:cs="Times New Roman"/>
        </w:rPr>
        <w:t xml:space="preserve"> estimation for the</w:t>
      </w:r>
      <w:ins w:id="290" w:author="tang zijia" w:date="2023-09-10T14:17:00Z">
        <w:r w:rsidR="00414C0B">
          <w:rPr>
            <w:rFonts w:ascii="Times New Roman" w:hAnsi="Times New Roman" w:cs="Times New Roman"/>
          </w:rPr>
          <w:t xml:space="preserve"> probability</w:t>
        </w:r>
      </w:ins>
      <w:r w:rsidRPr="002F5351">
        <w:rPr>
          <w:rFonts w:ascii="Times New Roman" w:hAnsi="Times New Roman" w:cs="Times New Roman"/>
        </w:rPr>
        <w:t xml:space="preserve"> distribution of </w:t>
      </w:r>
      <m:oMath>
        <m:r>
          <w:rPr>
            <w:rFonts w:ascii="Cambria Math" w:hAnsi="Cambria Math" w:cs="Times New Roman"/>
          </w:rPr>
          <m:t>c</m:t>
        </m:r>
      </m:oMath>
      <w:ins w:id="291" w:author="tang zijia" w:date="2023-09-10T14:17:00Z">
        <w:r w:rsidR="00414C0B">
          <w:rPr>
            <w:rFonts w:ascii="Times New Roman" w:hAnsi="Times New Roman" w:cs="Times New Roman" w:hint="eastAsia"/>
            <w:lang w:eastAsia="zh-CN"/>
          </w:rPr>
          <w:t xml:space="preserve"> </w:t>
        </w:r>
        <w:r w:rsidR="00414C0B">
          <w:rPr>
            <w:rFonts w:ascii="Times New Roman" w:hAnsi="Times New Roman" w:cs="Times New Roman"/>
            <w:lang w:eastAsia="zh-CN"/>
          </w:rPr>
          <w:t xml:space="preserve">generated by </w:t>
        </w:r>
      </w:ins>
      <w:ins w:id="292" w:author="tang zijia" w:date="2023-09-10T14:18:00Z">
        <w:r w:rsidR="00414C0B">
          <w:rPr>
            <w:rFonts w:ascii="Times New Roman" w:hAnsi="Times New Roman" w:cs="Times New Roman"/>
            <w:lang w:eastAsia="zh-CN"/>
          </w:rPr>
          <w:t>the encoders</w:t>
        </w:r>
      </w:ins>
      <w:r w:rsidRPr="002F5351">
        <w:rPr>
          <w:rFonts w:ascii="Times New Roman" w:hAnsi="Times New Roman" w:cs="Times New Roman"/>
        </w:rPr>
        <w:t xml:space="preserve">, </w:t>
      </w:r>
      <w:commentRangeEnd w:id="289"/>
      <w:r w:rsidR="008D6511">
        <w:rPr>
          <w:rStyle w:val="af5"/>
        </w:rPr>
        <w:commentReference w:id="289"/>
      </w:r>
      <w:r w:rsidRPr="002F5351">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for the decoder to generate the </w:t>
      </w:r>
      <w:r w:rsidR="003C5486">
        <w:rPr>
          <w:rFonts w:ascii="Times New Roman" w:hAnsi="Times New Roman" w:cs="Times New Roman"/>
        </w:rPr>
        <w:t>perturbed</w:t>
      </w:r>
      <w:r w:rsidR="003C5486" w:rsidRPr="002F5351">
        <w:rPr>
          <w:rFonts w:ascii="Times New Roman" w:hAnsi="Times New Roman" w:cs="Times New Roman"/>
        </w:rPr>
        <w:t xml:space="preserve"> </w:t>
      </w:r>
      <w:r w:rsidRPr="002F5351">
        <w:rPr>
          <w:rFonts w:ascii="Times New Roman" w:hAnsi="Times New Roman" w:cs="Times New Roman"/>
        </w:rPr>
        <w:t xml:space="preserve">data from the latent variables </w:t>
      </w:r>
      <m:oMath>
        <m:r>
          <w:rPr>
            <w:rFonts w:ascii="Cambria Math" w:hAnsi="Cambria Math" w:cs="Times New Roman"/>
          </w:rPr>
          <m:t>c</m:t>
        </m:r>
      </m:oMath>
      <w:r w:rsidRPr="002F5351">
        <w:rPr>
          <w:rFonts w:ascii="Times New Roman" w:hAnsi="Times New Roman" w:cs="Times New Roman"/>
        </w:rPr>
        <w:t xml:space="preserve"> and </w:t>
      </w:r>
      <m:oMath>
        <m:r>
          <w:rPr>
            <w:rFonts w:ascii="Cambria Math" w:hAnsi="Cambria Math" w:cs="Times New Roman"/>
          </w:rPr>
          <m:t>s</m:t>
        </m:r>
      </m:oMath>
      <w:r w:rsidRPr="002F5351">
        <w:rPr>
          <w:rFonts w:ascii="Times New Roman" w:hAnsi="Times New Roman" w:cs="Times New Roman"/>
        </w:rPr>
        <w:t>.</w:t>
      </w:r>
    </w:p>
    <w:p w14:paraId="0E660644" w14:textId="36AD3EBC" w:rsidR="000530A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scPerb w</w:t>
      </w:r>
      <w:ins w:id="293" w:author="tang zijia" w:date="2023-09-10T21:49:00Z">
        <w:r w:rsidR="006E011B">
          <w:rPr>
            <w:rFonts w:ascii="Times New Roman" w:hAnsi="Times New Roman" w:cs="Times New Roman"/>
          </w:rPr>
          <w:t>ould</w:t>
        </w:r>
      </w:ins>
      <w:del w:id="294" w:author="tang zijia" w:date="2023-09-10T21:49:00Z">
        <w:r w:rsidRPr="002F5351" w:rsidDel="006E011B">
          <w:rPr>
            <w:rFonts w:ascii="Times New Roman" w:hAnsi="Times New Roman" w:cs="Times New Roman"/>
          </w:rPr>
          <w:delText>ill</w:delText>
        </w:r>
      </w:del>
      <w:r w:rsidRPr="002F5351">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generate </w:t>
      </w:r>
      <w:r w:rsidR="0030001C">
        <w:rPr>
          <w:rFonts w:ascii="Times New Roman" w:hAnsi="Times New Roman" w:cs="Times New Roman"/>
        </w:rPr>
        <w:t xml:space="preserve">the </w:t>
      </w:r>
      <w:del w:id="295" w:author="tang zijia" w:date="2023-09-10T14:01:00Z">
        <w:r w:rsidRPr="002F5351" w:rsidDel="00B81769">
          <w:rPr>
            <w:rFonts w:ascii="Times New Roman" w:hAnsi="Times New Roman" w:cs="Times New Roman"/>
          </w:rPr>
          <w:delText>pseudo-</w:delText>
        </w:r>
        <w:r w:rsidRPr="006506E8" w:rsidDel="00B81769">
          <w:rPr>
            <w:rFonts w:ascii="Times New Roman" w:hAnsi="Times New Roman" w:cs="Times New Roman"/>
            <w:highlight w:val="yellow"/>
          </w:rPr>
          <w:delText>stimulus</w:delText>
        </w:r>
      </w:del>
      <w:ins w:id="296" w:author="tang zijia" w:date="2023-09-10T14:01:00Z">
        <w:r w:rsidR="00B81769">
          <w:rPr>
            <w:rFonts w:ascii="Times New Roman" w:hAnsi="Times New Roman" w:cs="Times New Roman"/>
          </w:rPr>
          <w:t>“fake” perturbed</w:t>
        </w:r>
      </w:ins>
      <w:r w:rsidRPr="002F5351">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ins w:id="297" w:author="tang zijia" w:date="2023-09-10T14:01:00Z">
                <w:rPr>
                  <w:rFonts w:ascii="Cambria Math" w:hAnsi="Cambria Math" w:cs="Times New Roman"/>
                </w:rPr>
                <m:t>perb</m:t>
              </w:ins>
            </m:r>
            <m:r>
              <w:del w:id="298" w:author="tang zijia" w:date="2023-09-10T14:01:00Z">
                <w:rPr>
                  <w:rFonts w:ascii="Cambria Math" w:hAnsi="Cambria Math" w:cs="Times New Roman"/>
                </w:rPr>
                <m:t>stim</m:t>
              </w:del>
            </m:r>
          </m:sup>
        </m:sSup>
      </m:oMath>
      <w:r w:rsidRPr="002F5351">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2F5351">
        <w:rPr>
          <w:rFonts w:ascii="Times New Roman" w:hAnsi="Times New Roman" w:cs="Times New Roman"/>
        </w:rPr>
        <w:t xml:space="preserve">, </w:t>
      </w:r>
      <w:del w:id="299" w:author="tang zijia" w:date="2023-09-10T21:48:00Z">
        <w:r w:rsidRPr="002F5351" w:rsidDel="006E011B">
          <w:rPr>
            <w:rFonts w:ascii="Times New Roman" w:hAnsi="Times New Roman" w:cs="Times New Roman"/>
          </w:rPr>
          <w:delText xml:space="preserve">a </w:delText>
        </w:r>
      </w:del>
      <w:del w:id="300" w:author="tang zijia" w:date="2023-09-10T21:49:00Z">
        <w:r w:rsidRPr="002F5351" w:rsidDel="006E011B">
          <w:rPr>
            <w:rFonts w:ascii="Times New Roman" w:hAnsi="Times New Roman" w:cs="Times New Roman"/>
          </w:rPr>
          <w:delText xml:space="preserve">result of a </w:delText>
        </w:r>
        <w:r w:rsidRPr="006506E8" w:rsidDel="006E011B">
          <w:rPr>
            <w:rFonts w:ascii="Times New Roman" w:hAnsi="Times New Roman" w:cs="Times New Roman"/>
            <w:highlight w:val="yellow"/>
          </w:rPr>
          <w:delText>neur</w:delText>
        </w:r>
      </w:del>
      <w:del w:id="301" w:author="tang zijia" w:date="2023-09-10T14:01:00Z">
        <w:r w:rsidRPr="006506E8" w:rsidDel="00B81769">
          <w:rPr>
            <w:rFonts w:ascii="Times New Roman" w:hAnsi="Times New Roman" w:cs="Times New Roman"/>
            <w:highlight w:val="yellow"/>
          </w:rPr>
          <w:delText>o-</w:delText>
        </w:r>
      </w:del>
      <w:del w:id="302" w:author="tang zijia" w:date="2023-09-10T21:49:00Z">
        <w:r w:rsidRPr="006506E8" w:rsidDel="006E011B">
          <w:rPr>
            <w:rFonts w:ascii="Times New Roman" w:hAnsi="Times New Roman" w:cs="Times New Roman"/>
            <w:highlight w:val="yellow"/>
          </w:rPr>
          <w:delText>network</w:delText>
        </w:r>
        <w:r w:rsidRPr="002F5351" w:rsidDel="006E011B">
          <w:rPr>
            <w:rFonts w:ascii="Times New Roman" w:hAnsi="Times New Roman" w:cs="Times New Roman"/>
          </w:rPr>
          <w:delText xml:space="preserve">, </w:delText>
        </w:r>
      </w:del>
      <w:r w:rsidR="004B644E">
        <w:rPr>
          <w:rFonts w:ascii="Times New Roman" w:hAnsi="Times New Roman" w:cs="Times New Roman"/>
        </w:rPr>
        <w:t xml:space="preserve">and </w:t>
      </w:r>
      <w:r w:rsidR="004C48FF">
        <w:rPr>
          <w:rFonts w:ascii="Times New Roman" w:hAnsi="Times New Roman" w:cs="Times New Roman"/>
        </w:rPr>
        <w:t>mini</w:t>
      </w:r>
      <w:r w:rsidR="00AE02D7">
        <w:rPr>
          <w:rFonts w:ascii="Times New Roman" w:hAnsi="Times New Roman" w:cs="Times New Roman"/>
        </w:rPr>
        <w:t>mi</w:t>
      </w:r>
      <w:r w:rsidR="004C48FF">
        <w:rPr>
          <w:rFonts w:ascii="Times New Roman" w:hAnsi="Times New Roman" w:cs="Times New Roman"/>
        </w:rPr>
        <w:t>ze</w:t>
      </w:r>
      <w:r w:rsidRPr="002F5351">
        <w:rPr>
          <w:rFonts w:ascii="Times New Roman" w:hAnsi="Times New Roman" w:cs="Times New Roman"/>
        </w:rPr>
        <w:t xml:space="preserve"> the difference</w:t>
      </w:r>
      <w:r w:rsidR="00AF4E1B">
        <w:rPr>
          <w:rFonts w:ascii="Times New Roman" w:hAnsi="Times New Roman" w:cs="Times New Roman"/>
        </w:rPr>
        <w:t>s</w:t>
      </w:r>
      <w:r w:rsidRPr="002F5351">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2F5351">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ins w:id="303" w:author="tang zijia" w:date="2023-09-10T14:02:00Z">
                <w:rPr>
                  <w:rFonts w:ascii="Cambria Math" w:hAnsi="Cambria Math" w:cs="Times New Roman"/>
                </w:rPr>
                <m:t>perb</m:t>
              </w:ins>
            </m:r>
            <m:r>
              <w:del w:id="304" w:author="tang zijia" w:date="2023-09-10T14:02:00Z">
                <w:rPr>
                  <w:rFonts w:ascii="Cambria Math" w:hAnsi="Cambria Math" w:cs="Times New Roman"/>
                </w:rPr>
                <m:t>stim</m:t>
              </w:del>
            </m:r>
          </m:sup>
        </m:sSubSup>
      </m:oMath>
      <w:r w:rsidRPr="002F5351">
        <w:rPr>
          <w:rFonts w:ascii="Times New Roman" w:hAnsi="Times New Roman" w:cs="Times New Roman"/>
        </w:rPr>
        <w:t>.</w:t>
      </w:r>
      <w:bookmarkStart w:id="305" w:name="encoders"/>
    </w:p>
    <w:p w14:paraId="0422AC55" w14:textId="77777777" w:rsidR="00AC6938" w:rsidRPr="00401D1F" w:rsidRDefault="00AC6938" w:rsidP="00401D1F">
      <w:pPr>
        <w:pStyle w:val="2"/>
      </w:pPr>
      <w:bookmarkStart w:id="306" w:name="_Toc145264472"/>
      <w:r w:rsidRPr="00401D1F">
        <w:lastRenderedPageBreak/>
        <w:t>Encoders</w:t>
      </w:r>
      <w:bookmarkEnd w:id="305"/>
      <w:bookmarkEnd w:id="306"/>
    </w:p>
    <w:p w14:paraId="4139DAE6" w14:textId="05C7B4A6" w:rsidR="00AC6938" w:rsidRPr="002F5351" w:rsidRDefault="00AC6938" w:rsidP="00274AE8">
      <w:pPr>
        <w:pStyle w:val="FirstParagraph"/>
        <w:jc w:val="both"/>
        <w:rPr>
          <w:rFonts w:ascii="Times New Roman" w:hAnsi="Times New Roman" w:cs="Times New Roman"/>
        </w:rPr>
      </w:pPr>
      <w:del w:id="307" w:author="tang zijia" w:date="2023-09-10T14:18:00Z">
        <w:r w:rsidRPr="006506E8" w:rsidDel="00136D70">
          <w:rPr>
            <w:rFonts w:ascii="Times New Roman" w:hAnsi="Times New Roman" w:cs="Times New Roman"/>
            <w:strike/>
          </w:rPr>
          <w:delText xml:space="preserve">We </w:delText>
        </w:r>
        <w:commentRangeStart w:id="308"/>
        <w:r w:rsidRPr="006506E8" w:rsidDel="00136D70">
          <w:rPr>
            <w:rFonts w:ascii="Times New Roman" w:hAnsi="Times New Roman" w:cs="Times New Roman"/>
            <w:strike/>
          </w:rPr>
          <w:delText>assume</w:delText>
        </w:r>
        <w:r w:rsidR="00D3308C" w:rsidRPr="006506E8" w:rsidDel="00136D70">
          <w:rPr>
            <w:rFonts w:ascii="Times New Roman" w:hAnsi="Times New Roman" w:cs="Times New Roman"/>
            <w:strike/>
            <w:lang w:eastAsia="zh-CN"/>
          </w:rPr>
          <w:delText>d</w:delText>
        </w:r>
        <w:r w:rsidRPr="006506E8" w:rsidDel="00136D70">
          <w:rPr>
            <w:rFonts w:ascii="Times New Roman" w:hAnsi="Times New Roman" w:cs="Times New Roman"/>
            <w:strike/>
          </w:rPr>
          <w:delText xml:space="preserve"> </w:delText>
        </w:r>
        <w:commentRangeEnd w:id="308"/>
        <w:r w:rsidR="007F3A9B" w:rsidRPr="006506E8" w:rsidDel="00136D70">
          <w:rPr>
            <w:rStyle w:val="af5"/>
            <w:strike/>
          </w:rPr>
          <w:commentReference w:id="308"/>
        </w:r>
        <w:r w:rsidRPr="006506E8" w:rsidDel="00136D70">
          <w:rPr>
            <w:rFonts w:ascii="Times New Roman" w:hAnsi="Times New Roman" w:cs="Times New Roman"/>
            <w:strike/>
          </w:rPr>
          <w:delText xml:space="preserve">the observations </w:delText>
        </w:r>
      </w:del>
      <m:oMath>
        <m:sSup>
          <m:sSupPr>
            <m:ctrlPr>
              <w:del w:id="309" w:author="tang zijia" w:date="2023-09-10T14:18:00Z">
                <w:rPr>
                  <w:rFonts w:ascii="Cambria Math" w:hAnsi="Cambria Math" w:cs="Times New Roman"/>
                  <w:strike/>
                </w:rPr>
              </w:del>
            </m:ctrlPr>
          </m:sSupPr>
          <m:e>
            <m:r>
              <w:del w:id="310" w:author="tang zijia" w:date="2023-09-10T14:18:00Z">
                <w:rPr>
                  <w:rFonts w:ascii="Cambria Math" w:hAnsi="Cambria Math" w:cs="Times New Roman"/>
                  <w:strike/>
                </w:rPr>
                <m:t>X</m:t>
              </w:del>
            </m:r>
          </m:e>
          <m:sup>
            <m:r>
              <w:del w:id="311" w:author="tang zijia" w:date="2023-09-10T14:18:00Z">
                <w:rPr>
                  <w:rFonts w:ascii="Cambria Math" w:hAnsi="Cambria Math" w:cs="Times New Roman"/>
                  <w:strike/>
                </w:rPr>
                <m:t>ctrl</m:t>
              </w:del>
            </m:r>
          </m:sup>
        </m:sSup>
      </m:oMath>
      <w:del w:id="312" w:author="tang zijia" w:date="2023-09-10T14:18:00Z">
        <w:r w:rsidRPr="006506E8" w:rsidDel="00136D70">
          <w:rPr>
            <w:rFonts w:ascii="Times New Roman" w:hAnsi="Times New Roman" w:cs="Times New Roman"/>
            <w:strike/>
          </w:rPr>
          <w:delText xml:space="preserve"> and </w:delText>
        </w:r>
      </w:del>
      <m:oMath>
        <m:sSup>
          <m:sSupPr>
            <m:ctrlPr>
              <w:del w:id="313" w:author="tang zijia" w:date="2023-09-10T14:18:00Z">
                <w:rPr>
                  <w:rFonts w:ascii="Cambria Math" w:hAnsi="Cambria Math" w:cs="Times New Roman"/>
                  <w:strike/>
                </w:rPr>
              </w:del>
            </m:ctrlPr>
          </m:sSupPr>
          <m:e>
            <m:r>
              <w:del w:id="314" w:author="tang zijia" w:date="2023-09-10T14:18:00Z">
                <w:rPr>
                  <w:rFonts w:ascii="Cambria Math" w:hAnsi="Cambria Math" w:cs="Times New Roman"/>
                  <w:strike/>
                </w:rPr>
                <m:t>X</m:t>
              </w:del>
            </m:r>
          </m:e>
          <m:sup>
            <m:r>
              <w:del w:id="315" w:author="tang zijia" w:date="2023-09-10T14:18:00Z">
                <w:rPr>
                  <w:rFonts w:ascii="Cambria Math" w:hAnsi="Cambria Math" w:cs="Times New Roman"/>
                  <w:strike/>
                </w:rPr>
                <m:t>stim</m:t>
              </w:del>
            </m:r>
          </m:sup>
        </m:sSup>
      </m:oMath>
      <w:del w:id="316" w:author="tang zijia" w:date="2023-09-10T14:18:00Z">
        <w:r w:rsidRPr="006506E8" w:rsidDel="00136D70">
          <w:rPr>
            <w:rFonts w:ascii="Times New Roman" w:hAnsi="Times New Roman" w:cs="Times New Roman"/>
            <w:strike/>
          </w:rPr>
          <w:delText xml:space="preserve"> from the control and </w:delText>
        </w:r>
        <w:r w:rsidR="008866CD" w:rsidRPr="006506E8" w:rsidDel="00136D70">
          <w:rPr>
            <w:rFonts w:ascii="Times New Roman" w:hAnsi="Times New Roman" w:cs="Times New Roman"/>
            <w:strike/>
            <w:color w:val="000000" w:themeColor="text1"/>
            <w:lang w:eastAsia="zh-CN"/>
          </w:rPr>
          <w:delText>perturbed</w:delText>
        </w:r>
        <w:r w:rsidR="008866CD" w:rsidRPr="006506E8" w:rsidDel="00136D70">
          <w:rPr>
            <w:rFonts w:ascii="Times New Roman" w:hAnsi="Times New Roman" w:cs="Times New Roman"/>
            <w:strike/>
          </w:rPr>
          <w:delText xml:space="preserve"> </w:delText>
        </w:r>
        <w:r w:rsidRPr="006506E8" w:rsidDel="00136D70">
          <w:rPr>
            <w:rFonts w:ascii="Times New Roman" w:hAnsi="Times New Roman" w:cs="Times New Roman"/>
            <w:strike/>
          </w:rPr>
          <w:delText xml:space="preserve">datasets had two independent latent features: a cell type-related latent feature, denoted as “content” </w:delText>
        </w:r>
      </w:del>
      <m:oMath>
        <m:r>
          <w:del w:id="317" w:author="tang zijia" w:date="2023-09-10T14:18:00Z">
            <w:rPr>
              <w:rFonts w:ascii="Cambria Math" w:hAnsi="Cambria Math" w:cs="Times New Roman"/>
              <w:strike/>
            </w:rPr>
            <m:t>c</m:t>
          </w:del>
        </m:r>
      </m:oMath>
      <w:del w:id="318" w:author="tang zijia" w:date="2023-09-10T14:18:00Z">
        <w:r w:rsidRPr="006506E8" w:rsidDel="00136D70">
          <w:rPr>
            <w:rFonts w:ascii="Times New Roman" w:hAnsi="Times New Roman" w:cs="Times New Roman"/>
            <w:strike/>
          </w:rPr>
          <w:delText xml:space="preserve"> , and a dataset-specific feature, denoted as “style” </w:delText>
        </w:r>
      </w:del>
      <m:oMath>
        <m:r>
          <w:del w:id="319" w:author="tang zijia" w:date="2023-09-10T14:18:00Z">
            <w:rPr>
              <w:rFonts w:ascii="Cambria Math" w:hAnsi="Cambria Math" w:cs="Times New Roman"/>
              <w:strike/>
            </w:rPr>
            <m:t>s</m:t>
          </w:del>
        </m:r>
      </m:oMath>
      <w:del w:id="320" w:author="tang zijia" w:date="2023-09-10T14:18:00Z">
        <w:r w:rsidRPr="006506E8" w:rsidDel="00136D70">
          <w:rPr>
            <w:rFonts w:ascii="Times New Roman" w:hAnsi="Times New Roman" w:cs="Times New Roman"/>
            <w:strike/>
          </w:rPr>
          <w:delText>.</w:delText>
        </w:r>
        <w:r w:rsidRPr="002F5351" w:rsidDel="00136D70">
          <w:rPr>
            <w:rFonts w:ascii="Times New Roman" w:hAnsi="Times New Roman" w:cs="Times New Roman"/>
          </w:rPr>
          <w:delText xml:space="preserve"> </w:delText>
        </w:r>
      </w:del>
      <w:r w:rsidRPr="002F5351">
        <w:rPr>
          <w:rFonts w:ascii="Times New Roman" w:hAnsi="Times New Roman" w:cs="Times New Roman"/>
        </w:rPr>
        <w:t>To extract the common cell type content feature</w:t>
      </w:r>
      <w:r w:rsidR="00A77FDC">
        <w:rPr>
          <w:rFonts w:ascii="Times New Roman" w:hAnsi="Times New Roman" w:cs="Times New Roman"/>
        </w:rPr>
        <w:t xml:space="preserve"> c</w:t>
      </w:r>
      <w:r w:rsidRPr="002F5351">
        <w:rPr>
          <w:rFonts w:ascii="Times New Roman" w:hAnsi="Times New Roman" w:cs="Times New Roman"/>
        </w:rPr>
        <w:t>, we first project</w:t>
      </w:r>
      <w:r w:rsidR="00D3308C">
        <w:rPr>
          <w:rFonts w:ascii="Times New Roman" w:hAnsi="Times New Roman" w:cs="Times New Roman"/>
        </w:rPr>
        <w:t>ed</w:t>
      </w:r>
      <w:r w:rsidRPr="002F5351">
        <w:rPr>
          <w:rFonts w:ascii="Times New Roman" w:hAnsi="Times New Roman" w:cs="Times New Roman"/>
        </w:rPr>
        <w:t xml:space="preserve"> the inputs into the latent space, </w:t>
      </w:r>
      <w:del w:id="321" w:author="tang zijia" w:date="2023-09-10T14:20:00Z">
        <w:r w:rsidRPr="002F5351" w:rsidDel="00DD5A43">
          <w:rPr>
            <w:rFonts w:ascii="Times New Roman" w:hAnsi="Times New Roman" w:cs="Times New Roman"/>
          </w:rPr>
          <w:delText xml:space="preserve">then </w:delText>
        </w:r>
      </w:del>
      <w:r w:rsidRPr="006506E8">
        <w:rPr>
          <w:rFonts w:ascii="Times New Roman" w:hAnsi="Times New Roman" w:cs="Times New Roman"/>
          <w:highlight w:val="yellow"/>
        </w:rPr>
        <w:t>estimat</w:t>
      </w:r>
      <w:ins w:id="322" w:author="tang zijia" w:date="2023-09-10T14:20:00Z">
        <w:r w:rsidR="00DD5A43">
          <w:rPr>
            <w:rFonts w:ascii="Times New Roman" w:hAnsi="Times New Roman" w:cs="Times New Roman"/>
            <w:highlight w:val="yellow"/>
          </w:rPr>
          <w:t>ing</w:t>
        </w:r>
      </w:ins>
      <w:del w:id="323" w:author="tang zijia" w:date="2023-09-10T14:20:00Z">
        <w:r w:rsidRPr="006506E8" w:rsidDel="00DD5A43">
          <w:rPr>
            <w:rFonts w:ascii="Times New Roman" w:hAnsi="Times New Roman" w:cs="Times New Roman"/>
            <w:highlight w:val="yellow"/>
          </w:rPr>
          <w:delText>e</w:delText>
        </w:r>
        <w:r w:rsidR="00D3308C" w:rsidRPr="006506E8" w:rsidDel="00DD5A43">
          <w:rPr>
            <w:rFonts w:ascii="Times New Roman" w:hAnsi="Times New Roman" w:cs="Times New Roman"/>
            <w:highlight w:val="yellow"/>
          </w:rPr>
          <w:delText>d</w:delText>
        </w:r>
      </w:del>
      <w:r w:rsidRPr="006506E8">
        <w:rPr>
          <w:rFonts w:ascii="Times New Roman" w:hAnsi="Times New Roman" w:cs="Times New Roman"/>
          <w:highlight w:val="yellow"/>
        </w:rPr>
        <w:t xml:space="preserve"> the </w:t>
      </w:r>
      <m:oMath>
        <m:r>
          <w:rPr>
            <w:rFonts w:ascii="Cambria Math" w:hAnsi="Cambria Math" w:cs="Times New Roman"/>
            <w:highlight w:val="yellow"/>
          </w:rPr>
          <m:t>μ</m:t>
        </m:r>
        <m:r>
          <w:ins w:id="324" w:author="tang zijia" w:date="2023-09-10T21:49:00Z">
            <m:rPr>
              <m:sty m:val="p"/>
            </m:rPr>
            <w:rPr>
              <w:rFonts w:ascii="Cambria Math" w:hAnsi="Cambria Math" w:cs="Times New Roman"/>
              <w:highlight w:val="yellow"/>
            </w:rPr>
            <m:t xml:space="preserve"> and </m:t>
          </w:ins>
        </m:r>
        <m:r>
          <w:del w:id="325" w:author="tang zijia" w:date="2023-09-10T21:49:00Z">
            <m:rPr>
              <m:sty m:val="p"/>
            </m:rPr>
            <w:rPr>
              <w:rFonts w:ascii="Cambria Math" w:hAnsi="Cambria Math" w:cs="Times New Roman"/>
              <w:highlight w:val="yellow"/>
            </w:rPr>
            <m:t>,</m:t>
          </w:del>
        </m:r>
        <m:r>
          <w:rPr>
            <w:rFonts w:ascii="Cambria Math" w:hAnsi="Cambria Math" w:cs="Times New Roman"/>
            <w:highlight w:val="yellow"/>
          </w:rPr>
          <m:t>σ</m:t>
        </m:r>
      </m:oMath>
      <w:r w:rsidRPr="006506E8">
        <w:rPr>
          <w:rFonts w:ascii="Times New Roman" w:hAnsi="Times New Roman" w:cs="Times New Roman"/>
          <w:highlight w:val="yellow"/>
        </w:rPr>
        <w:t xml:space="preserve"> to</w:t>
      </w:r>
      <w:r w:rsidRPr="002F5351">
        <w:rPr>
          <w:rFonts w:ascii="Times New Roman" w:hAnsi="Times New Roman" w:cs="Times New Roman"/>
        </w:rPr>
        <w:t xml:space="preserve"> represent the </w:t>
      </w:r>
      <w:ins w:id="326" w:author="tang zijia" w:date="2023-09-10T14:18:00Z">
        <w:r w:rsidR="00DD5A43">
          <w:rPr>
            <w:rFonts w:ascii="Times New Roman" w:hAnsi="Times New Roman" w:cs="Times New Roman"/>
          </w:rPr>
          <w:t>probability</w:t>
        </w:r>
      </w:ins>
      <w:del w:id="327" w:author="tang zijia" w:date="2023-09-10T14:18:00Z">
        <w:r w:rsidRPr="002F5351" w:rsidDel="00DD5A43">
          <w:rPr>
            <w:rFonts w:ascii="Times New Roman" w:hAnsi="Times New Roman" w:cs="Times New Roman"/>
          </w:rPr>
          <w:delText>normal</w:delText>
        </w:r>
      </w:del>
      <w:r w:rsidRPr="002F5351">
        <w:rPr>
          <w:rFonts w:ascii="Times New Roman" w:hAnsi="Times New Roman" w:cs="Times New Roman"/>
        </w:rPr>
        <w:t xml:space="preserve"> distribution of </w:t>
      </w:r>
      <m:oMath>
        <m:r>
          <w:rPr>
            <w:rFonts w:ascii="Cambria Math" w:hAnsi="Cambria Math" w:cs="Times New Roman"/>
          </w:rPr>
          <m:t>c</m:t>
        </m:r>
      </m:oMath>
      <w:r w:rsidRPr="002F5351">
        <w:rPr>
          <w:rFonts w:ascii="Times New Roman" w:hAnsi="Times New Roman" w:cs="Times New Roman"/>
        </w:rPr>
        <w:t>, and resample</w:t>
      </w:r>
      <w:r w:rsidR="00D3308C">
        <w:rPr>
          <w:rFonts w:ascii="Times New Roman" w:hAnsi="Times New Roman" w:cs="Times New Roman"/>
        </w:rPr>
        <w:t>d</w:t>
      </w:r>
      <w:r w:rsidRPr="002F5351">
        <w:rPr>
          <w:rFonts w:ascii="Times New Roman" w:hAnsi="Times New Roman" w:cs="Times New Roman"/>
        </w:rPr>
        <w:t xml:space="preserve"> the latent variable </w:t>
      </w:r>
      <m:oMath>
        <m:r>
          <w:rPr>
            <w:rFonts w:ascii="Cambria Math" w:hAnsi="Cambria Math" w:cs="Times New Roman"/>
          </w:rPr>
          <m:t>Z</m:t>
        </m:r>
      </m:oMath>
      <w:r w:rsidRPr="002F5351">
        <w:rPr>
          <w:rFonts w:ascii="Times New Roman" w:hAnsi="Times New Roman" w:cs="Times New Roman"/>
        </w:rPr>
        <w:t xml:space="preserve"> based on the generated distribution:</w:t>
      </w:r>
    </w:p>
    <w:p w14:paraId="638F6EDD" w14:textId="3FCE2283" w:rsidR="00AC6938" w:rsidRPr="002F5351" w:rsidRDefault="00000000" w:rsidP="00AC6938">
      <w:pPr>
        <w:pStyle w:val="a0"/>
        <w:rPr>
          <w:rFonts w:ascii="Times New Roman" w:hAnsi="Times New Roman" w:cs="Times New Roman"/>
        </w:rPr>
      </w:pPr>
      <m:oMathPara>
        <m:oMathParaPr>
          <m:jc m:val="center"/>
        </m:oMathParaPr>
        <m:oMath>
          <m:sSup>
            <m:sSupPr>
              <m:ctrlPr>
                <w:ins w:id="328" w:author="tang zijia" w:date="2023-09-10T14:19:00Z">
                  <w:rPr>
                    <w:rFonts w:ascii="Cambria Math" w:hAnsi="Cambria Math" w:cs="Times New Roman"/>
                    <w:i/>
                  </w:rPr>
                </w:ins>
              </m:ctrlPr>
            </m:sSupPr>
            <m:e>
              <m:r>
                <w:rPr>
                  <w:rFonts w:ascii="Cambria Math" w:hAnsi="Cambria Math" w:cs="Times New Roman"/>
                </w:rPr>
                <m:t>μ</m:t>
              </m:r>
            </m:e>
            <m:sup>
              <m:r>
                <w:ins w:id="329" w:author="tang zijia" w:date="2023-09-10T14:19:00Z">
                  <w:rPr>
                    <w:rFonts w:ascii="Cambria Math" w:hAnsi="Cambria Math" w:cs="Times New Roman"/>
                  </w:rPr>
                  <m:t>ctrl</m:t>
                </w:ins>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109CEECD" w14:textId="3C9AEC1E" w:rsidR="00AC6938" w:rsidRPr="002F5351" w:rsidRDefault="00000000" w:rsidP="00AC6938">
      <w:pPr>
        <w:pStyle w:val="FirstParagraph"/>
        <w:rPr>
          <w:rFonts w:ascii="Times New Roman" w:hAnsi="Times New Roman" w:cs="Times New Roman"/>
        </w:rPr>
      </w:pPr>
      <m:oMathPara>
        <m:oMathParaPr>
          <m:jc m:val="center"/>
        </m:oMathParaPr>
        <m:oMath>
          <m:sSup>
            <m:sSupPr>
              <m:ctrlPr>
                <w:ins w:id="330" w:author="tang zijia" w:date="2023-09-10T14:19:00Z">
                  <w:rPr>
                    <w:rFonts w:ascii="Cambria Math" w:hAnsi="Cambria Math" w:cs="Times New Roman"/>
                    <w:i/>
                  </w:rPr>
                </w:ins>
              </m:ctrlPr>
            </m:sSupPr>
            <m:e>
              <m:r>
                <w:rPr>
                  <w:rFonts w:ascii="Cambria Math" w:hAnsi="Cambria Math" w:cs="Times New Roman"/>
                </w:rPr>
                <m:t>σ</m:t>
              </m:r>
            </m:e>
            <m:sup>
              <m:r>
                <w:ins w:id="331" w:author="tang zijia" w:date="2023-09-10T14:19:00Z">
                  <w:rPr>
                    <w:rFonts w:ascii="Cambria Math" w:hAnsi="Cambria Math" w:cs="Times New Roman"/>
                  </w:rPr>
                  <m:t>ctrl</m:t>
                </w:ins>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m:oMathPara>
    </w:p>
    <w:p w14:paraId="6F81F221" w14:textId="36CAD151"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ins w:id="332" w:author="tang zijia" w:date="2023-09-10T14:19:00Z">
                      <w:rPr>
                        <w:rFonts w:ascii="Cambria Math" w:hAnsi="Cambria Math" w:cs="Times New Roman"/>
                        <w:i/>
                      </w:rPr>
                    </w:ins>
                  </m:ctrlPr>
                </m:sSupPr>
                <m:e>
                  <m:r>
                    <w:rPr>
                      <w:rFonts w:ascii="Cambria Math" w:hAnsi="Cambria Math" w:cs="Times New Roman"/>
                    </w:rPr>
                    <m:t>μ</m:t>
                  </m:r>
                </m:e>
                <m:sup>
                  <m:r>
                    <w:ins w:id="333" w:author="tang zijia" w:date="2023-09-10T14:19:00Z">
                      <w:rPr>
                        <w:rFonts w:ascii="Cambria Math" w:hAnsi="Cambria Math" w:cs="Times New Roman"/>
                      </w:rPr>
                      <m:t>ctrl</m:t>
                    </w:ins>
                  </m:r>
                </m:sup>
              </m:sSup>
              <m:r>
                <m:rPr>
                  <m:sty m:val="p"/>
                </m:rPr>
                <w:rPr>
                  <w:rFonts w:ascii="Cambria Math" w:hAnsi="Cambria Math" w:cs="Times New Roman"/>
                </w:rPr>
                <m:t>,</m:t>
              </m:r>
              <m:sSup>
                <m:sSupPr>
                  <m:ctrlPr>
                    <w:ins w:id="334" w:author="tang zijia" w:date="2023-09-10T14:19:00Z">
                      <w:rPr>
                        <w:rFonts w:ascii="Cambria Math" w:hAnsi="Cambria Math" w:cs="Times New Roman"/>
                        <w:i/>
                      </w:rPr>
                    </w:ins>
                  </m:ctrlPr>
                </m:sSupPr>
                <m:e>
                  <m:r>
                    <w:rPr>
                      <w:rFonts w:ascii="Cambria Math" w:hAnsi="Cambria Math" w:cs="Times New Roman"/>
                    </w:rPr>
                    <m:t>σ</m:t>
                  </m:r>
                  <m:ctrlPr>
                    <w:ins w:id="335" w:author="tang zijia" w:date="2023-09-10T14:19:00Z">
                      <w:rPr>
                        <w:rFonts w:ascii="Cambria Math" w:hAnsi="Cambria Math" w:cs="Times New Roman"/>
                      </w:rPr>
                    </w:ins>
                  </m:ctrlPr>
                </m:e>
                <m:sup>
                  <m:r>
                    <w:ins w:id="336" w:author="tang zijia" w:date="2023-09-10T14:19:00Z">
                      <w:rPr>
                        <w:rFonts w:ascii="Cambria Math" w:hAnsi="Cambria Math" w:cs="Times New Roman"/>
                      </w:rPr>
                      <m:t>ctrl</m:t>
                    </w:ins>
                  </m:r>
                </m:sup>
              </m:sSup>
            </m:e>
          </m:d>
        </m:oMath>
      </m:oMathPara>
    </w:p>
    <w:p w14:paraId="6732DD03" w14:textId="153ACD2F"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We shared the projection weights between the two dataset</w:t>
      </w:r>
      <w:r w:rsidR="006739D1" w:rsidRPr="002F5351">
        <w:rPr>
          <w:rFonts w:ascii="Times New Roman" w:hAnsi="Times New Roman" w:cs="Times New Roman"/>
        </w:rPr>
        <w:t>s</w:t>
      </w:r>
      <w:r w:rsidRPr="002F5351">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del w:id="337" w:author="tang zijia" w:date="2023-09-10T14:19:00Z">
                <w:rPr>
                  <w:rFonts w:ascii="Cambria Math" w:hAnsi="Cambria Math" w:cs="Times New Roman"/>
                </w:rPr>
                <m:t>stim</m:t>
              </w:del>
            </m:r>
            <m:r>
              <w:ins w:id="338" w:author="tang zijia" w:date="2023-09-10T14:19:00Z">
                <w:rPr>
                  <w:rFonts w:ascii="Cambria Math" w:hAnsi="Cambria Math" w:cs="Times New Roman"/>
                </w:rPr>
                <m:t>perb</m:t>
              </w:ins>
            </m:r>
          </m:sup>
        </m:sSup>
      </m:oMath>
      <w:r w:rsidRPr="002F5351">
        <w:rPr>
          <w:rFonts w:ascii="Times New Roman" w:hAnsi="Times New Roman" w:cs="Times New Roman"/>
        </w:rPr>
        <w:t xml:space="preserve"> , and therefore we c</w:t>
      </w:r>
      <w:r w:rsidR="00D3308C">
        <w:rPr>
          <w:rFonts w:ascii="Times New Roman" w:hAnsi="Times New Roman" w:cs="Times New Roman"/>
        </w:rPr>
        <w:t>ould</w:t>
      </w:r>
      <w:r w:rsidRPr="002F5351">
        <w:rPr>
          <w:rFonts w:ascii="Times New Roman" w:hAnsi="Times New Roman" w:cs="Times New Roman"/>
        </w:rPr>
        <w:t xml:space="preserve"> have the latent representation of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oMath>
      <w:r w:rsidRPr="002F5351">
        <w:rPr>
          <w:rFonts w:ascii="Times New Roman" w:hAnsi="Times New Roman" w:cs="Times New Roman"/>
        </w:rPr>
        <w:t xml:space="preserve"> as:</w:t>
      </w:r>
    </w:p>
    <w:p w14:paraId="2555B434" w14:textId="527AFBEF" w:rsidR="00AC6938" w:rsidRPr="002F5351" w:rsidRDefault="00000000" w:rsidP="00AC6938">
      <w:pPr>
        <w:pStyle w:val="a0"/>
        <w:rPr>
          <w:rFonts w:ascii="Times New Roman" w:hAnsi="Times New Roman" w:cs="Times New Roman"/>
        </w:rPr>
      </w:pPr>
      <m:oMathPara>
        <m:oMathParaPr>
          <m:jc m:val="center"/>
        </m:oMathParaPr>
        <m:oMath>
          <m:sSup>
            <m:sSupPr>
              <m:ctrlPr>
                <w:ins w:id="339" w:author="tang zijia" w:date="2023-09-10T14:19:00Z">
                  <w:rPr>
                    <w:rFonts w:ascii="Cambria Math" w:hAnsi="Cambria Math" w:cs="Times New Roman"/>
                    <w:i/>
                  </w:rPr>
                </w:ins>
              </m:ctrlPr>
            </m:sSupPr>
            <m:e>
              <m:r>
                <w:rPr>
                  <w:rFonts w:ascii="Cambria Math" w:hAnsi="Cambria Math" w:cs="Times New Roman"/>
                </w:rPr>
                <m:t>μ</m:t>
              </m:r>
            </m:e>
            <m:sup>
              <m:r>
                <w:ins w:id="340" w:author="tang zijia" w:date="2023-09-10T14:19:00Z">
                  <w:rPr>
                    <w:rFonts w:ascii="Cambria Math" w:hAnsi="Cambria Math" w:cs="Times New Roman"/>
                  </w:rPr>
                  <m:t>perb</m:t>
                </w:ins>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ins w:id="341" w:author="tang zijia" w:date="2023-09-10T14:19:00Z">
                          <w:rPr>
                            <w:rFonts w:ascii="Cambria Math" w:hAnsi="Cambria Math" w:cs="Times New Roman"/>
                          </w:rPr>
                        </w:ins>
                      </m:ctrlPr>
                    </m:sSupPr>
                    <m:e>
                      <m:r>
                        <w:ins w:id="342" w:author="tang zijia" w:date="2023-09-10T14:19:00Z">
                          <w:rPr>
                            <w:rFonts w:ascii="Cambria Math" w:hAnsi="Cambria Math" w:cs="Times New Roman"/>
                          </w:rPr>
                          <m:t>X</m:t>
                        </w:ins>
                      </m:r>
                    </m:e>
                    <m:sup>
                      <m:r>
                        <w:ins w:id="343" w:author="tang zijia" w:date="2023-09-10T14:19:00Z">
                          <w:rPr>
                            <w:rFonts w:ascii="Cambria Math" w:hAnsi="Cambria Math" w:cs="Times New Roman"/>
                          </w:rPr>
                          <m:t>perb</m:t>
                        </w:ins>
                      </m:r>
                    </m:sup>
                  </m:sSup>
                  <m:sSup>
                    <m:sSupPr>
                      <m:ctrlPr>
                        <w:del w:id="344" w:author="tang zijia" w:date="2023-09-10T14:19:00Z">
                          <w:rPr>
                            <w:rFonts w:ascii="Cambria Math" w:hAnsi="Cambria Math" w:cs="Times New Roman"/>
                          </w:rPr>
                        </w:del>
                      </m:ctrlPr>
                    </m:sSupPr>
                    <m:e>
                      <m:r>
                        <w:del w:id="345" w:author="tang zijia" w:date="2023-09-10T14:19:00Z">
                          <w:rPr>
                            <w:rFonts w:ascii="Cambria Math" w:hAnsi="Cambria Math" w:cs="Times New Roman"/>
                          </w:rPr>
                          <m:t>X</m:t>
                        </w:del>
                      </m:r>
                    </m:e>
                    <m:sup>
                      <m:r>
                        <w:del w:id="346" w:author="tang zijia" w:date="2023-09-10T14:19:00Z">
                          <w:rPr>
                            <w:rFonts w:ascii="Cambria Math" w:hAnsi="Cambria Math" w:cs="Times New Roman"/>
                          </w:rPr>
                          <m:t>stim</m:t>
                        </w:del>
                      </m:r>
                    </m:sup>
                  </m:sSup>
                </m:e>
              </m:d>
            </m:e>
          </m:d>
        </m:oMath>
      </m:oMathPara>
    </w:p>
    <w:p w14:paraId="63EEE8E2" w14:textId="0101EE6C" w:rsidR="00AC6938" w:rsidRPr="002F5351" w:rsidRDefault="00000000" w:rsidP="00AC6938">
      <w:pPr>
        <w:pStyle w:val="FirstParagraph"/>
        <w:rPr>
          <w:rFonts w:ascii="Times New Roman" w:hAnsi="Times New Roman" w:cs="Times New Roman"/>
        </w:rPr>
      </w:pPr>
      <m:oMathPara>
        <m:oMathParaPr>
          <m:jc m:val="center"/>
        </m:oMathParaPr>
        <m:oMath>
          <m:sSup>
            <m:sSupPr>
              <m:ctrlPr>
                <w:ins w:id="347" w:author="tang zijia" w:date="2023-09-10T14:20:00Z">
                  <w:rPr>
                    <w:rFonts w:ascii="Cambria Math" w:hAnsi="Cambria Math" w:cs="Times New Roman"/>
                    <w:i/>
                  </w:rPr>
                </w:ins>
              </m:ctrlPr>
            </m:sSupPr>
            <m:e>
              <m:r>
                <w:rPr>
                  <w:rFonts w:ascii="Cambria Math" w:hAnsi="Cambria Math" w:cs="Times New Roman"/>
                </w:rPr>
                <m:t>σ</m:t>
              </m:r>
            </m:e>
            <m:sup>
              <m:r>
                <w:ins w:id="348" w:author="tang zijia" w:date="2023-09-10T14:20:00Z">
                  <w:rPr>
                    <w:rFonts w:ascii="Cambria Math" w:hAnsi="Cambria Math" w:cs="Times New Roman"/>
                  </w:rPr>
                  <m:t>perb</m:t>
                </w:ins>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ins w:id="349" w:author="tang zijia" w:date="2023-09-10T14:19:00Z">
                          <w:rPr>
                            <w:rFonts w:ascii="Cambria Math" w:hAnsi="Cambria Math" w:cs="Times New Roman"/>
                          </w:rPr>
                        </w:ins>
                      </m:ctrlPr>
                    </m:sSupPr>
                    <m:e>
                      <m:r>
                        <w:ins w:id="350" w:author="tang zijia" w:date="2023-09-10T14:19:00Z">
                          <w:rPr>
                            <w:rFonts w:ascii="Cambria Math" w:hAnsi="Cambria Math" w:cs="Times New Roman"/>
                          </w:rPr>
                          <m:t>X</m:t>
                        </w:ins>
                      </m:r>
                    </m:e>
                    <m:sup>
                      <m:r>
                        <w:ins w:id="351" w:author="tang zijia" w:date="2023-09-10T14:19:00Z">
                          <w:rPr>
                            <w:rFonts w:ascii="Cambria Math" w:hAnsi="Cambria Math" w:cs="Times New Roman"/>
                          </w:rPr>
                          <m:t>perb</m:t>
                        </w:ins>
                      </m:r>
                    </m:sup>
                  </m:sSup>
                  <m:sSup>
                    <m:sSupPr>
                      <m:ctrlPr>
                        <w:del w:id="352" w:author="tang zijia" w:date="2023-09-10T14:19:00Z">
                          <w:rPr>
                            <w:rFonts w:ascii="Cambria Math" w:hAnsi="Cambria Math" w:cs="Times New Roman"/>
                          </w:rPr>
                        </w:del>
                      </m:ctrlPr>
                    </m:sSupPr>
                    <m:e>
                      <m:r>
                        <w:del w:id="353" w:author="tang zijia" w:date="2023-09-10T14:19:00Z">
                          <w:rPr>
                            <w:rFonts w:ascii="Cambria Math" w:hAnsi="Cambria Math" w:cs="Times New Roman"/>
                          </w:rPr>
                          <m:t>X</m:t>
                        </w:del>
                      </m:r>
                    </m:e>
                    <m:sup>
                      <m:r>
                        <w:del w:id="354" w:author="tang zijia" w:date="2023-09-10T14:19:00Z">
                          <w:rPr>
                            <w:rFonts w:ascii="Cambria Math" w:hAnsi="Cambria Math" w:cs="Times New Roman"/>
                          </w:rPr>
                          <m:t>stim</m:t>
                        </w:del>
                      </m:r>
                    </m:sup>
                  </m:sSup>
                </m:e>
              </m:d>
            </m:e>
          </m:d>
        </m:oMath>
      </m:oMathPara>
    </w:p>
    <w:p w14:paraId="5F691691" w14:textId="064675D8"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ins w:id="355" w:author="tang zijia" w:date="2023-09-10T14:35:00Z">
                  <w:rPr>
                    <w:rFonts w:ascii="Cambria Math" w:hAnsi="Cambria Math" w:cs="Times New Roman"/>
                  </w:rPr>
                  <m:t>perb</m:t>
                </w:ins>
              </m:r>
              <m:r>
                <w:del w:id="356" w:author="tang zijia" w:date="2023-09-10T14:35:00Z">
                  <w:rPr>
                    <w:rFonts w:ascii="Cambria Math" w:hAnsi="Cambria Math" w:cs="Times New Roman"/>
                  </w:rPr>
                  <m:t>stim</m:t>
                </w:del>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ins w:id="357" w:author="tang zijia" w:date="2023-09-10T14:20:00Z">
                      <w:rPr>
                        <w:rFonts w:ascii="Cambria Math" w:hAnsi="Cambria Math" w:cs="Times New Roman"/>
                        <w:i/>
                      </w:rPr>
                    </w:ins>
                  </m:ctrlPr>
                </m:sSupPr>
                <m:e>
                  <m:r>
                    <w:rPr>
                      <w:rFonts w:ascii="Cambria Math" w:hAnsi="Cambria Math" w:cs="Times New Roman"/>
                    </w:rPr>
                    <m:t>μ</m:t>
                  </m:r>
                </m:e>
                <m:sup>
                  <m:r>
                    <w:ins w:id="358" w:author="tang zijia" w:date="2023-09-10T14:20:00Z">
                      <w:rPr>
                        <w:rFonts w:ascii="Cambria Math" w:hAnsi="Cambria Math" w:cs="Times New Roman"/>
                      </w:rPr>
                      <m:t>perb</m:t>
                    </w:ins>
                  </m:r>
                </m:sup>
              </m:sSup>
              <m:r>
                <m:rPr>
                  <m:sty m:val="p"/>
                </m:rPr>
                <w:rPr>
                  <w:rFonts w:ascii="Cambria Math" w:hAnsi="Cambria Math" w:cs="Times New Roman"/>
                </w:rPr>
                <m:t>,</m:t>
              </m:r>
              <m:sSup>
                <m:sSupPr>
                  <m:ctrlPr>
                    <w:ins w:id="359" w:author="tang zijia" w:date="2023-09-10T14:20:00Z">
                      <w:rPr>
                        <w:rFonts w:ascii="Cambria Math" w:hAnsi="Cambria Math" w:cs="Times New Roman"/>
                        <w:i/>
                      </w:rPr>
                    </w:ins>
                  </m:ctrlPr>
                </m:sSupPr>
                <m:e>
                  <m:r>
                    <w:rPr>
                      <w:rFonts w:ascii="Cambria Math" w:hAnsi="Cambria Math" w:cs="Times New Roman"/>
                    </w:rPr>
                    <m:t>σ</m:t>
                  </m:r>
                  <m:ctrlPr>
                    <w:ins w:id="360" w:author="tang zijia" w:date="2023-09-10T14:20:00Z">
                      <w:rPr>
                        <w:rFonts w:ascii="Cambria Math" w:hAnsi="Cambria Math" w:cs="Times New Roman"/>
                      </w:rPr>
                    </w:ins>
                  </m:ctrlPr>
                </m:e>
                <m:sup>
                  <m:r>
                    <w:ins w:id="361" w:author="tang zijia" w:date="2023-09-10T14:20:00Z">
                      <w:rPr>
                        <w:rFonts w:ascii="Cambria Math" w:hAnsi="Cambria Math" w:cs="Times New Roman"/>
                      </w:rPr>
                      <m:t>perb</m:t>
                    </w:ins>
                  </m:r>
                </m:sup>
              </m:sSup>
            </m:e>
          </m:d>
        </m:oMath>
      </m:oMathPara>
    </w:p>
    <w:p w14:paraId="5D93AB2A" w14:textId="329340C7"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In this</w:t>
      </w:r>
      <w:r w:rsidR="00C05135">
        <w:rPr>
          <w:rFonts w:ascii="Times New Roman" w:hAnsi="Times New Roman" w:cs="Times New Roman"/>
        </w:rPr>
        <w:t xml:space="preserve"> work</w:t>
      </w:r>
      <w:r w:rsidRPr="002F5351">
        <w:rPr>
          <w:rFonts w:ascii="Times New Roman" w:hAnsi="Times New Roman" w:cs="Times New Roman"/>
        </w:rPr>
        <w:t xml:space="preserve">, our task </w:t>
      </w:r>
      <w:ins w:id="362" w:author="tang zijia" w:date="2023-09-10T14:20:00Z">
        <w:r w:rsidR="00DD5A43">
          <w:rPr>
            <w:rFonts w:ascii="Times New Roman" w:hAnsi="Times New Roman" w:cs="Times New Roman"/>
          </w:rPr>
          <w:t>was</w:t>
        </w:r>
      </w:ins>
      <w:del w:id="363" w:author="tang zijia" w:date="2023-09-10T14:20:00Z">
        <w:r w:rsidRPr="002F5351" w:rsidDel="00DD5A43">
          <w:rPr>
            <w:rFonts w:ascii="Times New Roman" w:hAnsi="Times New Roman" w:cs="Times New Roman"/>
          </w:rPr>
          <w:delText>is</w:delText>
        </w:r>
      </w:del>
      <w:r w:rsidRPr="002F5351">
        <w:rPr>
          <w:rFonts w:ascii="Times New Roman" w:hAnsi="Times New Roman" w:cs="Times New Roman"/>
        </w:rPr>
        <w:t xml:space="preserve"> to generate the</w:t>
      </w:r>
      <w:ins w:id="364" w:author="tang zijia" w:date="2023-09-10T14:20:00Z">
        <w:r w:rsidR="00DD5A43">
          <w:rPr>
            <w:rFonts w:ascii="Times New Roman" w:hAnsi="Times New Roman" w:cs="Times New Roman"/>
          </w:rPr>
          <w:t xml:space="preserve"> </w:t>
        </w:r>
      </w:ins>
      <w:del w:id="365" w:author="tang zijia" w:date="2023-09-10T14:20:00Z">
        <w:r w:rsidRPr="002F5351" w:rsidDel="00DD5A43">
          <w:rPr>
            <w:rFonts w:ascii="Times New Roman" w:hAnsi="Times New Roman" w:cs="Times New Roman"/>
          </w:rPr>
          <w:delText xml:space="preserve"> pseudo-</w:delText>
        </w:r>
        <w:r w:rsidRPr="006506E8" w:rsidDel="00DD5A43">
          <w:rPr>
            <w:rFonts w:ascii="Times New Roman" w:hAnsi="Times New Roman" w:cs="Times New Roman"/>
            <w:highlight w:val="yellow"/>
          </w:rPr>
          <w:delText>stimulus</w:delText>
        </w:r>
      </w:del>
      <w:ins w:id="366" w:author="tang zijia" w:date="2023-09-10T14:20:00Z">
        <w:r w:rsidR="00DD5A43">
          <w:rPr>
            <w:rFonts w:ascii="Times New Roman" w:hAnsi="Times New Roman" w:cs="Times New Roman"/>
          </w:rPr>
          <w:t>“fake” perturbed</w:t>
        </w:r>
      </w:ins>
      <w:r w:rsidRPr="002F5351">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ins w:id="367" w:author="tang zijia" w:date="2023-09-10T14:21:00Z">
                <w:rPr>
                  <w:rFonts w:ascii="Cambria Math" w:hAnsi="Cambria Math" w:cs="Times New Roman"/>
                </w:rPr>
              </w:ins>
            </m:ctrlPr>
          </m:sSubPr>
          <m:e>
            <m:r>
              <w:ins w:id="368" w:author="tang zijia" w:date="2023-09-10T14:21:00Z">
                <w:rPr>
                  <w:rFonts w:ascii="Cambria Math" w:hAnsi="Cambria Math" w:cs="Times New Roman"/>
                </w:rPr>
                <m:t>δ</m:t>
              </w:ins>
            </m:r>
          </m:e>
          <m:sub>
            <m:r>
              <w:ins w:id="369" w:author="tang zijia" w:date="2023-09-10T14:21:00Z">
                <w:rPr>
                  <w:rFonts w:ascii="Cambria Math" w:hAnsi="Cambria Math" w:cs="Times New Roman"/>
                </w:rPr>
                <m:t>s</m:t>
              </w:ins>
            </m:r>
          </m:sub>
        </m:sSub>
        <m:r>
          <w:del w:id="370" w:author="tang zijia" w:date="2023-09-10T14:21:00Z">
            <w:rPr>
              <w:rFonts w:ascii="Cambria Math" w:hAnsi="Cambria Math" w:cs="Times New Roman"/>
            </w:rPr>
            <m:t>s</m:t>
          </w:del>
        </m:r>
      </m:oMath>
      <w:r w:rsidRPr="002F5351">
        <w:rPr>
          <w:rFonts w:ascii="Times New Roman" w:hAnsi="Times New Roman" w:cs="Times New Roman"/>
        </w:rPr>
        <w:t xml:space="preserve"> in the latent space. Our idea was inspired by the style transfer learnings</w:t>
      </w:r>
      <w:r w:rsidR="002702F8" w:rsidRPr="002F5351">
        <w:rPr>
          <w:rFonts w:ascii="Times New Roman" w:hAnsi="Times New Roman" w:cs="Times New Roman"/>
        </w:rPr>
        <w:t xml:space="preserve"> </w:t>
      </w:r>
      <w:r w:rsidRPr="002F5351">
        <w:rPr>
          <w:rFonts w:ascii="Times New Roman" w:hAnsi="Times New Roman" w:cs="Times New Roman"/>
        </w:rPr>
        <w:fldChar w:fldCharType="begin"/>
      </w:r>
      <w:r w:rsidR="00E274ED">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[22]</w:t>
      </w:r>
      <w:r w:rsidRPr="002F5351">
        <w:rPr>
          <w:rFonts w:ascii="Times New Roman" w:hAnsi="Times New Roman" w:cs="Times New Roman"/>
        </w:rPr>
        <w:fldChar w:fldCharType="end"/>
      </w:r>
      <w:r w:rsidRPr="002F5351">
        <w:rPr>
          <w:rFonts w:ascii="Times New Roman" w:hAnsi="Times New Roman" w:cs="Times New Roman"/>
        </w:rPr>
        <w:t xml:space="preserve">, where randomly sampled a </w:t>
      </w:r>
      <w:ins w:id="371" w:author="tang zijia" w:date="2023-09-10T14:22:00Z">
        <w:r w:rsidR="00DD5A43">
          <w:rPr>
            <w:rFonts w:ascii="Times New Roman" w:hAnsi="Times New Roman" w:cs="Times New Roman"/>
          </w:rPr>
          <w:t>style vector</w:t>
        </w:r>
      </w:ins>
      <w:del w:id="372" w:author="tang zijia" w:date="2023-09-10T14:22:00Z">
        <w:r w:rsidRPr="002F5351" w:rsidDel="00DD5A43">
          <w:rPr>
            <w:rFonts w:ascii="Times New Roman" w:hAnsi="Times New Roman" w:cs="Times New Roman"/>
          </w:rPr>
          <w:delText>noise</w:delText>
        </w:r>
      </w:del>
      <w:r w:rsidRPr="002F5351">
        <w:rPr>
          <w:rFonts w:ascii="Times New Roman" w:hAnsi="Times New Roman" w:cs="Times New Roman"/>
        </w:rPr>
        <w:t xml:space="preserve"> </w:t>
      </w:r>
      <m:oMath>
        <m:r>
          <w:ins w:id="373" w:author="tang zijia" w:date="2023-09-10T14:22:00Z">
            <w:rPr>
              <w:rFonts w:ascii="Cambria Math" w:hAnsi="Cambria Math" w:cs="Times New Roman"/>
            </w:rPr>
            <m:t>s</m:t>
          </w:ins>
        </m:r>
        <m:r>
          <w:del w:id="374" w:author="tang zijia" w:date="2023-09-10T14:22:00Z">
            <w:rPr>
              <w:rFonts w:ascii="Cambria Math" w:hAnsi="Cambria Math" w:cs="Times New Roman"/>
            </w:rPr>
            <m:t>r</m:t>
          </w:del>
        </m:r>
      </m:oMath>
      <w:r w:rsidRPr="002F5351">
        <w:rPr>
          <w:rFonts w:ascii="Times New Roman" w:hAnsi="Times New Roman" w:cs="Times New Roman"/>
        </w:rPr>
        <w:t xml:space="preserve"> and project the latent space as the styles. In </w:t>
      </w:r>
      <w:ins w:id="375" w:author="tang zijia" w:date="2023-09-10T14:22:00Z">
        <w:r w:rsidR="00DD5A43">
          <w:rPr>
            <w:rFonts w:ascii="Times New Roman" w:hAnsi="Times New Roman" w:cs="Times New Roman"/>
            <w:highlight w:val="yellow"/>
          </w:rPr>
          <w:t>s</w:t>
        </w:r>
      </w:ins>
      <w:del w:id="376" w:author="tang zijia" w:date="2023-09-10T14:22:00Z">
        <w:r w:rsidRPr="006506E8" w:rsidDel="00DD5A43">
          <w:rPr>
            <w:rFonts w:ascii="Times New Roman" w:hAnsi="Times New Roman" w:cs="Times New Roman"/>
            <w:highlight w:val="yellow"/>
          </w:rPr>
          <w:delText>S</w:delText>
        </w:r>
      </w:del>
      <w:r w:rsidRPr="006506E8">
        <w:rPr>
          <w:rFonts w:ascii="Times New Roman" w:hAnsi="Times New Roman" w:cs="Times New Roman"/>
          <w:highlight w:val="yellow"/>
        </w:rPr>
        <w:t>cPerb</w:t>
      </w:r>
      <w:r w:rsidRPr="002F5351">
        <w:rPr>
          <w:rFonts w:ascii="Times New Roman" w:hAnsi="Times New Roman" w:cs="Times New Roman"/>
        </w:rPr>
        <w:t xml:space="preserve">,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2F5351">
        <w:rPr>
          <w:rFonts w:ascii="Times New Roman" w:hAnsi="Times New Roman" w:cs="Times New Roman"/>
        </w:rPr>
        <w:t xml:space="preserve">, which can project the </w:t>
      </w:r>
      <m:oMath>
        <m:r>
          <w:ins w:id="377" w:author="tang zijia" w:date="2023-09-10T14:22:00Z">
            <w:rPr>
              <w:rFonts w:ascii="Cambria Math" w:hAnsi="Cambria Math" w:cs="Times New Roman"/>
            </w:rPr>
            <m:t>s</m:t>
          </w:ins>
        </m:r>
        <m:r>
          <w:del w:id="378" w:author="tang zijia" w:date="2023-09-10T14:22:00Z">
            <w:rPr>
              <w:rFonts w:ascii="Cambria Math" w:hAnsi="Cambria Math" w:cs="Times New Roman"/>
            </w:rPr>
            <m:t>r</m:t>
          </w:del>
        </m:r>
      </m:oMath>
      <w:r w:rsidRPr="002F5351">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2F5351">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ins w:id="379" w:author="tang zijia" w:date="2023-09-10T14:23:00Z">
                <w:rPr>
                  <w:rFonts w:ascii="Cambria Math" w:hAnsi="Cambria Math" w:cs="Times New Roman"/>
                </w:rPr>
                <m:t>perb</m:t>
              </w:ins>
            </m:r>
            <m:r>
              <w:del w:id="380" w:author="tang zijia" w:date="2023-09-10T14:23:00Z">
                <w:rPr>
                  <w:rFonts w:ascii="Cambria Math" w:hAnsi="Cambria Math" w:cs="Times New Roman"/>
                </w:rPr>
                <m:t>stim</m:t>
              </w:del>
            </m:r>
          </m:sup>
        </m:sSubSup>
      </m:oMath>
      <w:r w:rsidRPr="002F5351">
        <w:rPr>
          <w:rFonts w:ascii="Times New Roman" w:hAnsi="Times New Roman" w:cs="Times New Roman"/>
        </w:rPr>
        <w:t>:</w:t>
      </w:r>
    </w:p>
    <w:p w14:paraId="051A5915" w14:textId="654BB889" w:rsidR="00AC6938" w:rsidRPr="002F5351" w:rsidRDefault="00000000" w:rsidP="00AC6938">
      <w:pPr>
        <w:pStyle w:val="a0"/>
        <w:rPr>
          <w:rFonts w:ascii="Times New Roman" w:hAnsi="Times New Roman" w:cs="Times New Roman"/>
        </w:rPr>
      </w:pPr>
      <m:oMathPara>
        <m:oMathParaPr>
          <m:jc m:val="center"/>
        </m:oMathParaPr>
        <m:oMath>
          <m:sSub>
            <m:sSubPr>
              <m:ctrlPr>
                <w:ins w:id="381" w:author="tang zijia" w:date="2023-09-10T14:23:00Z">
                  <w:rPr>
                    <w:rFonts w:ascii="Cambria Math" w:hAnsi="Cambria Math" w:cs="Times New Roman"/>
                  </w:rPr>
                </w:ins>
              </m:ctrlPr>
            </m:sSubPr>
            <m:e>
              <m:r>
                <w:ins w:id="382" w:author="tang zijia" w:date="2023-09-10T14:23:00Z">
                  <w:rPr>
                    <w:rFonts w:ascii="Cambria Math" w:hAnsi="Cambria Math" w:cs="Times New Roman"/>
                  </w:rPr>
                  <m:t>δ</m:t>
                </w:ins>
              </m:r>
            </m:e>
            <m:sub>
              <m:r>
                <w:ins w:id="383" w:author="tang zijia" w:date="2023-09-10T14:23:00Z">
                  <w:rPr>
                    <w:rFonts w:ascii="Cambria Math" w:hAnsi="Cambria Math" w:cs="Times New Roman"/>
                  </w:rPr>
                  <m:t>s</m:t>
                </w:ins>
              </m:r>
            </m:sub>
          </m:sSub>
          <m:r>
            <w:del w:id="384" w:author="tang zijia" w:date="2023-09-10T14:23:00Z">
              <w:rPr>
                <w:rFonts w:ascii="Cambria Math" w:hAnsi="Cambria Math" w:cs="Times New Roman"/>
              </w:rPr>
              <m:t>s</m:t>
            </w:del>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r</m:t>
              </m:r>
            </m:e>
          </m:d>
        </m:oMath>
      </m:oMathPara>
    </w:p>
    <w:p w14:paraId="5ED8208B" w14:textId="5B9CCD6F" w:rsidR="00AC6938" w:rsidRPr="002F5351"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ins w:id="385" w:author="tang zijia" w:date="2023-09-10T14:23:00Z">
                  <w:rPr>
                    <w:rFonts w:ascii="Cambria Math" w:hAnsi="Cambria Math" w:cs="Times New Roman"/>
                  </w:rPr>
                  <m:t>perb</m:t>
                </w:ins>
              </m:r>
              <m:r>
                <w:del w:id="386" w:author="tang zijia" w:date="2023-09-10T14:23:00Z">
                  <w:rPr>
                    <w:rFonts w:ascii="Cambria Math" w:hAnsi="Cambria Math" w:cs="Times New Roman"/>
                  </w:rPr>
                  <m:t>stim</m:t>
                </w:del>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ins w:id="387" w:author="tang zijia" w:date="2023-09-10T14:23:00Z">
                  <w:rPr>
                    <w:rFonts w:ascii="Cambria Math" w:hAnsi="Cambria Math" w:cs="Times New Roman"/>
                  </w:rPr>
                </w:ins>
              </m:ctrlPr>
            </m:sSubPr>
            <m:e>
              <m:r>
                <w:ins w:id="388" w:author="tang zijia" w:date="2023-09-10T14:23:00Z">
                  <w:rPr>
                    <w:rFonts w:ascii="Cambria Math" w:hAnsi="Cambria Math" w:cs="Times New Roman"/>
                  </w:rPr>
                  <m:t>δ</m:t>
                </w:ins>
              </m:r>
            </m:e>
            <m:sub>
              <m:r>
                <w:ins w:id="389" w:author="tang zijia" w:date="2023-09-10T14:23:00Z">
                  <w:rPr>
                    <w:rFonts w:ascii="Cambria Math" w:hAnsi="Cambria Math" w:cs="Times New Roman"/>
                  </w:rPr>
                  <m:t>s</m:t>
                </w:ins>
              </m:r>
            </m:sub>
          </m:sSub>
          <m:r>
            <w:del w:id="390" w:author="tang zijia" w:date="2023-09-10T14:23:00Z">
              <w:rPr>
                <w:rFonts w:ascii="Cambria Math" w:hAnsi="Cambria Math" w:cs="Times New Roman"/>
              </w:rPr>
              <m:t>s</m:t>
            </w:del>
          </m:r>
        </m:oMath>
      </m:oMathPara>
    </w:p>
    <w:p w14:paraId="24654AE4" w14:textId="5300128D" w:rsidR="00AC6938" w:rsidRPr="002F5351" w:rsidRDefault="002E0CE4" w:rsidP="00AC6938">
      <w:pPr>
        <w:pStyle w:val="FirstParagraph"/>
        <w:rPr>
          <w:rFonts w:ascii="Times New Roman" w:hAnsi="Times New Roman" w:cs="Times New Roman"/>
        </w:rPr>
      </w:pPr>
      <w:del w:id="391" w:author="tang zijia" w:date="2023-09-10T14:34:00Z">
        <w:r w:rsidDel="00C1352F">
          <w:rPr>
            <w:rFonts w:ascii="Times New Roman" w:hAnsi="Times New Roman" w:cs="Times New Roman"/>
          </w:rPr>
          <w:delText>,</w:delText>
        </w:r>
        <w:r w:rsidR="00224E05" w:rsidDel="00C1352F">
          <w:rPr>
            <w:rFonts w:ascii="Times New Roman" w:hAnsi="Times New Roman" w:cs="Times New Roman"/>
          </w:rPr>
          <w:delText xml:space="preserve"> </w:delText>
        </w:r>
      </w:del>
      <w:ins w:id="392" w:author="tang zijia" w:date="2023-09-10T14:34:00Z">
        <w:r w:rsidR="00C1352F">
          <w:rPr>
            <w:rFonts w:ascii="Times New Roman" w:hAnsi="Times New Roman" w:cs="Times New Roman"/>
          </w:rPr>
          <w:t>T</w:t>
        </w:r>
      </w:ins>
      <w:del w:id="393" w:author="tang zijia" w:date="2023-09-10T14:34:00Z">
        <w:r w:rsidR="009C1CF4" w:rsidRPr="002F5351" w:rsidDel="00C1352F">
          <w:rPr>
            <w:rFonts w:ascii="Times New Roman" w:hAnsi="Times New Roman" w:cs="Times New Roman"/>
          </w:rPr>
          <w:delText>t</w:delText>
        </w:r>
      </w:del>
      <w:r w:rsidR="009C1CF4" w:rsidRPr="002F5351">
        <w:rPr>
          <w:rFonts w:ascii="Times New Roman" w:hAnsi="Times New Roman" w:cs="Times New Roman"/>
        </w:rPr>
        <w:t>herefore,</w:t>
      </w:r>
      <w:r w:rsidR="00AC6938" w:rsidRPr="002F5351">
        <w:rPr>
          <w:rFonts w:ascii="Times New Roman" w:hAnsi="Times New Roman" w:cs="Times New Roman"/>
        </w:rPr>
        <w:t xml:space="preserve"> we ha</w:t>
      </w:r>
      <w:ins w:id="394" w:author="tang zijia" w:date="2023-09-10T14:38:00Z">
        <w:r w:rsidR="008C6085">
          <w:rPr>
            <w:rFonts w:ascii="Times New Roman" w:hAnsi="Times New Roman" w:cs="Times New Roman"/>
          </w:rPr>
          <w:t>d</w:t>
        </w:r>
      </w:ins>
      <w:del w:id="395" w:author="tang zijia" w:date="2023-09-10T14:38:00Z">
        <w:r w:rsidR="00AC6938" w:rsidRPr="002F5351" w:rsidDel="008C6085">
          <w:rPr>
            <w:rFonts w:ascii="Times New Roman" w:hAnsi="Times New Roman" w:cs="Times New Roman"/>
          </w:rPr>
          <w:delText>ve</w:delText>
        </w:r>
      </w:del>
      <w:r w:rsidR="00AC6938" w:rsidRPr="002F5351">
        <w:rPr>
          <w:rFonts w:ascii="Times New Roman" w:hAnsi="Times New Roman" w:cs="Times New Roman"/>
        </w:rPr>
        <w:t xml:space="preserve"> the following </w:t>
      </w:r>
      <w:ins w:id="396" w:author="tang zijia" w:date="2023-09-10T21:50:00Z">
        <w:r w:rsidR="006E011B">
          <w:rPr>
            <w:rFonts w:ascii="Times New Roman" w:hAnsi="Times New Roman" w:cs="Times New Roman"/>
            <w:highlight w:val="yellow"/>
          </w:rPr>
          <w:t>S</w:t>
        </w:r>
      </w:ins>
      <w:del w:id="397" w:author="tang zijia" w:date="2023-09-10T21:50:00Z">
        <w:r w:rsidR="00AC6938" w:rsidRPr="006506E8" w:rsidDel="006E011B">
          <w:rPr>
            <w:rFonts w:ascii="Times New Roman" w:hAnsi="Times New Roman" w:cs="Times New Roman"/>
            <w:highlight w:val="yellow"/>
          </w:rPr>
          <w:delText>s</w:delText>
        </w:r>
      </w:del>
      <w:r w:rsidR="00AC6938" w:rsidRPr="006506E8">
        <w:rPr>
          <w:rFonts w:ascii="Times New Roman" w:hAnsi="Times New Roman" w:cs="Times New Roman"/>
          <w:highlight w:val="yellow"/>
        </w:rPr>
        <w:t xml:space="preserve">tyle </w:t>
      </w:r>
      <w:ins w:id="398" w:author="tang zijia" w:date="2023-09-10T21:50:00Z">
        <w:r w:rsidR="006E011B">
          <w:rPr>
            <w:rFonts w:ascii="Times New Roman" w:hAnsi="Times New Roman" w:cs="Times New Roman"/>
            <w:highlight w:val="yellow"/>
          </w:rPr>
          <w:t>L</w:t>
        </w:r>
      </w:ins>
      <w:del w:id="399" w:author="tang zijia" w:date="2023-09-10T21:50:00Z">
        <w:r w:rsidR="00AC6938" w:rsidRPr="006506E8" w:rsidDel="006E011B">
          <w:rPr>
            <w:rFonts w:ascii="Times New Roman" w:hAnsi="Times New Roman" w:cs="Times New Roman"/>
            <w:highlight w:val="yellow"/>
          </w:rPr>
          <w:delText>l</w:delText>
        </w:r>
      </w:del>
      <w:r w:rsidR="00AC6938" w:rsidRPr="006506E8">
        <w:rPr>
          <w:rFonts w:ascii="Times New Roman" w:hAnsi="Times New Roman" w:cs="Times New Roman"/>
          <w:highlight w:val="yellow"/>
        </w:rPr>
        <w:t>oss</w:t>
      </w:r>
      <w:del w:id="400" w:author="tang zijia" w:date="2023-09-10T14:34:00Z">
        <w:r w:rsidR="00AC6938" w:rsidRPr="006506E8" w:rsidDel="00C1352F">
          <w:rPr>
            <w:rFonts w:ascii="Times New Roman" w:hAnsi="Times New Roman" w:cs="Times New Roman"/>
            <w:highlight w:val="yellow"/>
          </w:rPr>
          <w:delText xml:space="preserve"> and the </w:delText>
        </w:r>
        <w:commentRangeStart w:id="401"/>
        <w:r w:rsidR="00AC6938" w:rsidRPr="006506E8" w:rsidDel="00C1352F">
          <w:rPr>
            <w:rFonts w:ascii="Times New Roman" w:hAnsi="Times New Roman" w:cs="Times New Roman"/>
            <w:highlight w:val="yellow"/>
          </w:rPr>
          <w:delText xml:space="preserve">KL </w:delText>
        </w:r>
        <w:commentRangeEnd w:id="401"/>
        <w:r w:rsidR="004D0645" w:rsidDel="00C1352F">
          <w:rPr>
            <w:rStyle w:val="af5"/>
          </w:rPr>
          <w:commentReference w:id="401"/>
        </w:r>
        <w:r w:rsidR="00AC6938" w:rsidRPr="006506E8" w:rsidDel="00C1352F">
          <w:rPr>
            <w:rFonts w:ascii="Times New Roman" w:hAnsi="Times New Roman" w:cs="Times New Roman"/>
            <w:highlight w:val="yellow"/>
          </w:rPr>
          <w:delText>regulati</w:delText>
        </w:r>
        <w:commentRangeStart w:id="402"/>
        <w:r w:rsidR="00AC6938" w:rsidRPr="006506E8" w:rsidDel="00C1352F">
          <w:rPr>
            <w:rFonts w:ascii="Times New Roman" w:hAnsi="Times New Roman" w:cs="Times New Roman"/>
            <w:highlight w:val="yellow"/>
          </w:rPr>
          <w:delText>ons</w:delText>
        </w:r>
      </w:del>
      <w:r w:rsidR="00AC6938" w:rsidRPr="006506E8">
        <w:rPr>
          <w:rFonts w:ascii="Times New Roman" w:hAnsi="Times New Roman" w:cs="Times New Roman"/>
          <w:highlight w:val="yellow"/>
        </w:rPr>
        <w:t>:</w:t>
      </w:r>
      <w:commentRangeEnd w:id="402"/>
      <w:r w:rsidR="000872D9">
        <w:rPr>
          <w:rStyle w:val="af5"/>
        </w:rPr>
        <w:commentReference w:id="402"/>
      </w:r>
    </w:p>
    <w:p w14:paraId="5CF6D0DD" w14:textId="0E8F4F0D" w:rsidR="00AC6938" w:rsidRPr="00C1352F" w:rsidRDefault="00AC6938" w:rsidP="00AC6938">
      <w:pPr>
        <w:pStyle w:val="a0"/>
        <w:rPr>
          <w:ins w:id="403" w:author="tang zijia" w:date="2023-09-10T14:34:00Z"/>
          <w:rFonts w:ascii="Times New Roman" w:hAnsi="Times New Roman" w:cs="Times New Roman"/>
        </w:rPr>
      </w:pPr>
      <m:oMathPara>
        <m:oMathParaPr>
          <m:jc m:val="center"/>
        </m:oMathParaPr>
        <m:oMath>
          <m:r>
            <w:rPr>
              <w:rFonts w:ascii="Cambria Math" w:hAnsi="Cambria Math" w:cs="Times New Roman"/>
            </w:rPr>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stim</m:t>
                  </m:r>
                </m:sup>
              </m:sSubSup>
              <m:r>
                <m:rPr>
                  <m:sty m:val="p"/>
                </m:rPr>
                <w:rPr>
                  <w:rFonts w:ascii="Cambria Math" w:hAnsi="Cambria Math" w:cs="Times New Roman"/>
                </w:rPr>
                <m:t>,</m:t>
              </m:r>
              <m:sSubSup>
                <m:sSubSupPr>
                  <m:ctrlPr>
                    <w:ins w:id="404" w:author="tang zijia" w:date="2023-09-10T14:26:00Z">
                      <w:rPr>
                        <w:rFonts w:ascii="Cambria Math" w:hAnsi="Cambria Math" w:cs="Times New Roman"/>
                      </w:rPr>
                    </w:ins>
                  </m:ctrlPr>
                </m:sSubSupPr>
                <m:e>
                  <m:acc>
                    <m:accPr>
                      <m:ctrlPr>
                        <w:ins w:id="405" w:author="tang zijia" w:date="2023-09-10T14:26:00Z">
                          <w:rPr>
                            <w:rFonts w:ascii="Cambria Math" w:hAnsi="Cambria Math" w:cs="Times New Roman"/>
                          </w:rPr>
                        </w:ins>
                      </m:ctrlPr>
                    </m:accPr>
                    <m:e>
                      <m:r>
                        <w:ins w:id="406" w:author="tang zijia" w:date="2023-09-10T14:26:00Z">
                          <w:rPr>
                            <w:rFonts w:ascii="Cambria Math" w:hAnsi="Cambria Math" w:cs="Times New Roman"/>
                          </w:rPr>
                          <m:t>Z</m:t>
                        </w:ins>
                      </m:r>
                    </m:e>
                  </m:acc>
                </m:e>
                <m:sub>
                  <m:r>
                    <w:ins w:id="407" w:author="tang zijia" w:date="2023-09-10T14:26:00Z">
                      <w:rPr>
                        <w:rFonts w:ascii="Cambria Math" w:hAnsi="Cambria Math" w:cs="Times New Roman"/>
                      </w:rPr>
                      <m:t>c</m:t>
                    </w:ins>
                  </m:r>
                </m:sub>
                <m:sup>
                  <m:r>
                    <w:ins w:id="408" w:author="tang zijia" w:date="2023-09-10T14:26:00Z">
                      <w:rPr>
                        <w:rFonts w:ascii="Cambria Math" w:hAnsi="Cambria Math" w:cs="Times New Roman"/>
                      </w:rPr>
                      <m:t>perb</m:t>
                    </w:ins>
                  </m:r>
                </m:sup>
              </m:sSubSup>
              <m:sSubSup>
                <m:sSubSupPr>
                  <m:ctrlPr>
                    <w:del w:id="409" w:author="tang zijia" w:date="2023-09-10T14:26:00Z">
                      <w:rPr>
                        <w:rFonts w:ascii="Cambria Math" w:hAnsi="Cambria Math" w:cs="Times New Roman"/>
                      </w:rPr>
                    </w:del>
                  </m:ctrlPr>
                </m:sSubSupPr>
                <m:e>
                  <m:r>
                    <w:del w:id="410" w:author="tang zijia" w:date="2023-09-10T14:26:00Z">
                      <w:rPr>
                        <w:rFonts w:ascii="Cambria Math" w:hAnsi="Cambria Math" w:cs="Times New Roman"/>
                      </w:rPr>
                      <m:t>Z</m:t>
                    </w:del>
                  </m:r>
                </m:e>
                <m:sub>
                  <m:r>
                    <w:del w:id="411" w:author="tang zijia" w:date="2023-09-10T14:26:00Z">
                      <w:rPr>
                        <w:rFonts w:ascii="Cambria Math" w:hAnsi="Cambria Math" w:cs="Times New Roman"/>
                      </w:rPr>
                      <m:t>c</m:t>
                    </w:del>
                  </m:r>
                </m:sub>
                <m:sup>
                  <m:r>
                    <w:del w:id="412" w:author="tang zijia" w:date="2023-09-10T14:26:00Z">
                      <w:rPr>
                        <w:rFonts w:ascii="Cambria Math" w:hAnsi="Cambria Math" w:cs="Times New Roman"/>
                      </w:rPr>
                      <m:t>ctrl</m:t>
                    </w:del>
                  </m:r>
                </m:sup>
              </m:sSubSup>
              <m:r>
                <w:del w:id="413" w:author="tang zijia" w:date="2023-09-10T14:26:00Z">
                  <m:rPr>
                    <m:sty m:val="p"/>
                  </m:rPr>
                  <w:rPr>
                    <w:rFonts w:ascii="Cambria Math" w:hAnsi="Cambria Math" w:cs="Times New Roman"/>
                  </w:rPr>
                  <m:t>+</m:t>
                </w:del>
              </m:r>
              <m:r>
                <w:del w:id="414" w:author="tang zijia" w:date="2023-09-10T14:26:00Z">
                  <w:rPr>
                    <w:rFonts w:ascii="Cambria Math" w:hAnsi="Cambria Math" w:cs="Times New Roman"/>
                  </w:rPr>
                  <m:t>s</m:t>
                </w:del>
              </m:r>
            </m:e>
          </m:d>
        </m:oMath>
      </m:oMathPara>
    </w:p>
    <w:p w14:paraId="2AD8615E" w14:textId="3E138BD3" w:rsidR="00C1352F" w:rsidRPr="002F5351" w:rsidDel="00B111E8" w:rsidRDefault="00C1352F" w:rsidP="00AC6938">
      <w:pPr>
        <w:pStyle w:val="a0"/>
        <w:rPr>
          <w:del w:id="415" w:author="tang zijia" w:date="2023-09-10T14:51:00Z"/>
          <w:rFonts w:ascii="Times New Roman" w:hAnsi="Times New Roman" w:cs="Times New Roman"/>
        </w:rPr>
      </w:pPr>
    </w:p>
    <w:p w14:paraId="03B7856E" w14:textId="668DC4BB" w:rsidR="00AC6938" w:rsidRPr="002F5351" w:rsidDel="00B111E8" w:rsidRDefault="00AC6938" w:rsidP="00AC6938">
      <w:pPr>
        <w:pStyle w:val="FirstParagraph"/>
        <w:rPr>
          <w:del w:id="416" w:author="tang zijia" w:date="2023-09-10T14:51:00Z"/>
          <w:rFonts w:ascii="Times New Roman" w:hAnsi="Times New Roman" w:cs="Times New Roman"/>
        </w:rPr>
      </w:pPr>
      <m:oMathPara>
        <m:oMathParaPr>
          <m:jc m:val="center"/>
        </m:oMathParaPr>
        <m:oMath>
          <m:r>
            <w:del w:id="417" w:author="tang zijia" w:date="2023-09-10T14:51:00Z">
              <w:rPr>
                <w:rFonts w:ascii="Cambria Math" w:hAnsi="Cambria Math" w:cs="Times New Roman"/>
              </w:rPr>
              <m:t>KLLoss</m:t>
            </w:del>
          </m:r>
          <m:r>
            <w:del w:id="418" w:author="tang zijia" w:date="2023-09-10T14:51:00Z">
              <m:rPr>
                <m:sty m:val="p"/>
              </m:rPr>
              <w:rPr>
                <w:rFonts w:ascii="Cambria Math" w:hAnsi="Cambria Math" w:cs="Times New Roman"/>
              </w:rPr>
              <m:t>=</m:t>
            </w:del>
          </m:r>
          <m:r>
            <w:del w:id="419" w:author="tang zijia" w:date="2023-09-10T14:51:00Z">
              <w:rPr>
                <w:rFonts w:ascii="Cambria Math" w:hAnsi="Cambria Math" w:cs="Times New Roman"/>
              </w:rPr>
              <m:t>KL</m:t>
            </w:del>
          </m:r>
          <m:d>
            <m:dPr>
              <m:ctrlPr>
                <w:del w:id="420" w:author="tang zijia" w:date="2023-09-10T14:51:00Z">
                  <w:rPr>
                    <w:rFonts w:ascii="Cambria Math" w:hAnsi="Cambria Math" w:cs="Times New Roman"/>
                  </w:rPr>
                </w:del>
              </m:ctrlPr>
            </m:dPr>
            <m:e>
              <m:r>
                <w:del w:id="421" w:author="tang zijia" w:date="2023-09-10T14:51:00Z">
                  <w:rPr>
                    <w:rFonts w:ascii="Cambria Math" w:hAnsi="Cambria Math" w:cs="Times New Roman"/>
                  </w:rPr>
                  <m:t>N</m:t>
                </w:del>
              </m:r>
              <m:d>
                <m:dPr>
                  <m:ctrlPr>
                    <w:del w:id="422" w:author="tang zijia" w:date="2023-09-10T14:51:00Z">
                      <w:rPr>
                        <w:rFonts w:ascii="Cambria Math" w:hAnsi="Cambria Math" w:cs="Times New Roman"/>
                      </w:rPr>
                    </w:del>
                  </m:ctrlPr>
                </m:dPr>
                <m:e>
                  <m:r>
                    <w:del w:id="423" w:author="tang zijia" w:date="2023-09-10T14:51:00Z">
                      <m:rPr>
                        <m:sty m:val="p"/>
                      </m:rPr>
                      <w:rPr>
                        <w:rFonts w:ascii="Cambria Math" w:hAnsi="Cambria Math" w:cs="Times New Roman"/>
                      </w:rPr>
                      <m:t>,</m:t>
                    </w:del>
                  </m:r>
                </m:e>
              </m:d>
              <m:r>
                <w:del w:id="424" w:author="tang zijia" w:date="2023-09-10T14:51:00Z">
                  <m:rPr>
                    <m:sty m:val="p"/>
                  </m:rPr>
                  <w:rPr>
                    <w:rFonts w:ascii="Cambria Math" w:hAnsi="Cambria Math" w:cs="Times New Roman"/>
                  </w:rPr>
                  <m:t>,</m:t>
                </w:del>
              </m:r>
              <m:r>
                <w:del w:id="425" w:author="tang zijia" w:date="2023-09-10T14:51:00Z">
                  <w:rPr>
                    <w:rFonts w:ascii="Cambria Math" w:hAnsi="Cambria Math" w:cs="Times New Roman"/>
                  </w:rPr>
                  <m:t>N</m:t>
                </w:del>
              </m:r>
              <m:d>
                <m:dPr>
                  <m:ctrlPr>
                    <w:del w:id="426" w:author="tang zijia" w:date="2023-09-10T14:51:00Z">
                      <w:rPr>
                        <w:rFonts w:ascii="Cambria Math" w:hAnsi="Cambria Math" w:cs="Times New Roman"/>
                      </w:rPr>
                    </w:del>
                  </m:ctrlPr>
                </m:dPr>
                <m:e>
                  <m:r>
                    <w:del w:id="427" w:author="tang zijia" w:date="2023-09-10T14:51:00Z">
                      <w:rPr>
                        <w:rFonts w:ascii="Cambria Math" w:hAnsi="Cambria Math" w:cs="Times New Roman"/>
                      </w:rPr>
                      <m:t>0</m:t>
                    </w:del>
                  </m:r>
                  <m:r>
                    <w:del w:id="428" w:author="tang zijia" w:date="2023-09-10T14:51:00Z">
                      <m:rPr>
                        <m:sty m:val="p"/>
                      </m:rPr>
                      <w:rPr>
                        <w:rFonts w:ascii="Cambria Math" w:hAnsi="Cambria Math" w:cs="Times New Roman"/>
                      </w:rPr>
                      <m:t>,</m:t>
                    </w:del>
                  </m:r>
                  <m:r>
                    <w:del w:id="429" w:author="tang zijia" w:date="2023-09-10T14:51:00Z">
                      <w:rPr>
                        <w:rFonts w:ascii="Cambria Math" w:hAnsi="Cambria Math" w:cs="Times New Roman"/>
                      </w:rPr>
                      <m:t>I</m:t>
                    </w:del>
                  </m:r>
                </m:e>
              </m:d>
            </m:e>
          </m:d>
        </m:oMath>
      </m:oMathPara>
    </w:p>
    <w:p w14:paraId="328689F4" w14:textId="0F4F144B" w:rsidR="00AC6938" w:rsidRPr="002F5351" w:rsidRDefault="00576A95" w:rsidP="00AC6938">
      <w:pPr>
        <w:pStyle w:val="FirstParagraph"/>
        <w:rPr>
          <w:rFonts w:ascii="Times New Roman" w:hAnsi="Times New Roman" w:cs="Times New Roman"/>
        </w:rPr>
      </w:pPr>
      <w:del w:id="430" w:author="tang zijia" w:date="2023-09-10T14:34:00Z">
        <w:r w:rsidDel="00C1352F">
          <w:rPr>
            <w:rFonts w:ascii="Times New Roman" w:hAnsi="Times New Roman" w:cs="Times New Roman" w:hint="eastAsia"/>
            <w:lang w:eastAsia="zh-CN"/>
          </w:rPr>
          <w:delText>, w</w:delText>
        </w:r>
        <w:r w:rsidR="00AC6938" w:rsidRPr="002F5351" w:rsidDel="00C1352F">
          <w:rPr>
            <w:rFonts w:ascii="Times New Roman" w:hAnsi="Times New Roman" w:cs="Times New Roman" w:hint="eastAsia"/>
            <w:lang w:eastAsia="zh-CN"/>
          </w:rPr>
          <w:delText>here</w:delText>
        </w:r>
      </w:del>
      <w:ins w:id="431" w:author="tang zijia" w:date="2023-09-10T14:38:00Z">
        <w:r w:rsidR="008C6085">
          <w:rPr>
            <w:rFonts w:ascii="Times New Roman" w:hAnsi="Times New Roman" w:cs="Times New Roman" w:hint="eastAsia"/>
            <w:lang w:eastAsia="zh-CN"/>
          </w:rPr>
          <w:t>While</w:t>
        </w:r>
        <w:r w:rsidR="008C6085">
          <w:rPr>
            <w:rFonts w:ascii="Times New Roman" w:hAnsi="Times New Roman" w:cs="Times New Roman"/>
            <w:lang w:eastAsia="zh-CN"/>
          </w:rPr>
          <w:t xml:space="preserve"> the</w:t>
        </w:r>
      </w:ins>
      <w:r w:rsidR="00AC6938" w:rsidRPr="002F5351">
        <w:rPr>
          <w:rFonts w:ascii="Times New Roman" w:hAnsi="Times New Roman" w:cs="Times New Roman"/>
        </w:rPr>
        <w:t xml:space="preserve"> SmoothL1Loss </w:t>
      </w:r>
      <w:del w:id="432" w:author="tang zijia" w:date="2023-09-10T14:52:00Z">
        <w:r w:rsidR="00AC6938" w:rsidRPr="002F5351" w:rsidDel="00B111E8">
          <w:rPr>
            <w:rFonts w:ascii="Times New Roman" w:hAnsi="Times New Roman" w:cs="Times New Roman"/>
          </w:rPr>
          <w:delText>and KL divergence</w:delText>
        </w:r>
      </w:del>
      <w:ins w:id="433" w:author="tang zijia" w:date="2023-09-10T14:52:00Z">
        <w:r w:rsidR="00B111E8">
          <w:rPr>
            <w:rFonts w:ascii="Times New Roman" w:hAnsi="Times New Roman" w:cs="Times New Roman"/>
          </w:rPr>
          <w:t>was</w:t>
        </w:r>
      </w:ins>
      <w:ins w:id="434" w:author="tang zijia" w:date="2023-09-10T14:38:00Z">
        <w:r w:rsidR="008C6085">
          <w:rPr>
            <w:rFonts w:ascii="Times New Roman" w:hAnsi="Times New Roman" w:cs="Times New Roman"/>
          </w:rPr>
          <w:t xml:space="preserve"> defined below</w:t>
        </w:r>
      </w:ins>
      <w:del w:id="435" w:author="tang zijia" w:date="2023-09-10T14:34:00Z">
        <w:r w:rsidR="00AC6938" w:rsidRPr="002F5351" w:rsidDel="00C1352F">
          <w:rPr>
            <w:rFonts w:ascii="Times New Roman" w:hAnsi="Times New Roman" w:cs="Times New Roman"/>
          </w:rPr>
          <w:delText xml:space="preserve"> are</w:delText>
        </w:r>
      </w:del>
      <w:r w:rsidR="00AC6938" w:rsidRPr="002F5351">
        <w:rPr>
          <w:rFonts w:ascii="Times New Roman" w:hAnsi="Times New Roman" w:cs="Times New Roman"/>
        </w:rPr>
        <w:t>:</w:t>
      </w:r>
    </w:p>
    <w:p w14:paraId="6E6729EF" w14:textId="77777777" w:rsidR="00AC6938" w:rsidRPr="002F5351"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B856CD" w:rsidRDefault="00AC6938" w:rsidP="00B856CD">
      <w:pPr>
        <w:pStyle w:val="2"/>
      </w:pPr>
      <w:bookmarkStart w:id="436" w:name="decoder"/>
      <w:bookmarkStart w:id="437" w:name="_Toc145264473"/>
      <w:r w:rsidRPr="00B856CD">
        <w:t>Decoder</w:t>
      </w:r>
      <w:bookmarkEnd w:id="436"/>
      <w:bookmarkEnd w:id="437"/>
    </w:p>
    <w:p w14:paraId="19FE41BE" w14:textId="29B38C8C" w:rsidR="00B111E8" w:rsidRDefault="00B111E8" w:rsidP="00B111E8">
      <w:pPr>
        <w:pStyle w:val="a0"/>
        <w:rPr>
          <w:ins w:id="438" w:author="tang zijia" w:date="2023-09-10T15:12:00Z"/>
          <w:rFonts w:ascii="Times New Roman" w:hAnsi="Times New Roman" w:cs="Times New Roman"/>
        </w:rPr>
      </w:pPr>
      <w:ins w:id="439" w:author="tang zijia" w:date="2023-09-10T14:52:00Z">
        <w:r>
          <w:rPr>
            <w:rFonts w:ascii="Times New Roman" w:hAnsi="Times New Roman" w:cs="Times New Roman"/>
          </w:rPr>
          <w:t xml:space="preserve">VAE used </w:t>
        </w:r>
        <w:r w:rsidRPr="00804D00">
          <w:rPr>
            <w:rFonts w:ascii="Times New Roman" w:hAnsi="Times New Roman" w:cs="Times New Roman"/>
          </w:rPr>
          <w:t>variational inference</w:t>
        </w:r>
        <w:r>
          <w:rPr>
            <w:rFonts w:ascii="Times New Roman" w:hAnsi="Times New Roman" w:cs="Times New Roman"/>
          </w:rPr>
          <w:t xml:space="preserve"> to estimate the probability distribution of </w:t>
        </w:r>
      </w:ins>
      <m:oMath>
        <m:r>
          <w:ins w:id="440" w:author="tang zijia" w:date="2023-09-10T14:52:00Z">
            <w:rPr>
              <w:rFonts w:ascii="Cambria Math" w:hAnsi="Cambria Math" w:cs="Times New Roman"/>
            </w:rPr>
            <m:t>c</m:t>
          </w:ins>
        </m:r>
      </m:oMath>
      <w:ins w:id="441" w:author="tang zijia" w:date="2023-09-10T14:52:00Z">
        <w:r>
          <w:rPr>
            <w:rFonts w:ascii="Times New Roman" w:hAnsi="Times New Roman" w:cs="Times New Roman"/>
          </w:rPr>
          <w:t xml:space="preserve">, or in other words </w:t>
        </w:r>
      </w:ins>
      <m:oMath>
        <m:sSup>
          <m:sSupPr>
            <m:ctrlPr>
              <w:ins w:id="442" w:author="tang zijia" w:date="2023-09-10T14:52:00Z">
                <w:rPr>
                  <w:rFonts w:ascii="Cambria Math" w:hAnsi="Cambria Math" w:cs="Times New Roman"/>
                  <w:i/>
                </w:rPr>
              </w:ins>
            </m:ctrlPr>
          </m:sSupPr>
          <m:e>
            <m:r>
              <w:ins w:id="443" w:author="tang zijia" w:date="2023-09-10T14:52:00Z">
                <w:rPr>
                  <w:rFonts w:ascii="Cambria Math" w:hAnsi="Cambria Math" w:cs="Times New Roman"/>
                </w:rPr>
                <m:t>μ</m:t>
              </w:ins>
            </m:r>
          </m:e>
          <m:sup>
            <m:r>
              <w:ins w:id="444" w:author="tang zijia" w:date="2023-09-10T14:52:00Z">
                <w:rPr>
                  <w:rFonts w:ascii="Cambria Math" w:hAnsi="Cambria Math" w:cs="Times New Roman"/>
                </w:rPr>
                <m:t>ctrl</m:t>
              </w:ins>
            </m:r>
          </m:sup>
        </m:sSup>
        <m:r>
          <w:ins w:id="445" w:author="tang zijia" w:date="2023-09-10T14:52:00Z">
            <m:rPr>
              <m:sty m:val="p"/>
            </m:rPr>
            <w:rPr>
              <w:rFonts w:ascii="Cambria Math" w:hAnsi="Cambria Math" w:cs="Times New Roman"/>
            </w:rPr>
            <m:t xml:space="preserve"> </m:t>
          </w:ins>
        </m:r>
        <m:r>
          <w:ins w:id="446" w:author="tang zijia" w:date="2023-09-10T14:52:00Z">
            <m:rPr>
              <m:sty m:val="p"/>
            </m:rPr>
            <w:rPr>
              <w:rFonts w:ascii="Cambria Math" w:hAnsi="Cambria Math"/>
            </w:rPr>
            <m:t>and</m:t>
          </w:ins>
        </m:r>
        <m:r>
          <w:ins w:id="447" w:author="tang zijia" w:date="2023-09-10T14:52:00Z">
            <m:rPr>
              <m:sty m:val="p"/>
            </m:rPr>
            <w:rPr>
              <w:rFonts w:ascii="Cambria Math" w:hAnsi="Cambria Math" w:cs="Times New Roman"/>
            </w:rPr>
            <m:t xml:space="preserve"> </m:t>
          </w:ins>
        </m:r>
        <m:sSup>
          <m:sSupPr>
            <m:ctrlPr>
              <w:ins w:id="448" w:author="tang zijia" w:date="2023-09-10T14:52:00Z">
                <w:rPr>
                  <w:rFonts w:ascii="Cambria Math" w:hAnsi="Cambria Math" w:cs="Times New Roman"/>
                  <w:i/>
                </w:rPr>
              </w:ins>
            </m:ctrlPr>
          </m:sSupPr>
          <m:e>
            <m:r>
              <w:ins w:id="449" w:author="tang zijia" w:date="2023-09-10T14:52:00Z">
                <w:rPr>
                  <w:rFonts w:ascii="Cambria Math" w:hAnsi="Cambria Math" w:cs="Times New Roman"/>
                </w:rPr>
                <m:t>σ</m:t>
              </w:ins>
            </m:r>
            <m:ctrlPr>
              <w:ins w:id="450" w:author="tang zijia" w:date="2023-09-10T14:52:00Z">
                <w:rPr>
                  <w:rFonts w:ascii="Cambria Math" w:hAnsi="Cambria Math" w:cs="Times New Roman"/>
                </w:rPr>
              </w:ins>
            </m:ctrlPr>
          </m:e>
          <m:sup>
            <m:r>
              <w:ins w:id="451" w:author="tang zijia" w:date="2023-09-10T14:52:00Z">
                <w:rPr>
                  <w:rFonts w:ascii="Cambria Math" w:hAnsi="Cambria Math" w:cs="Times New Roman"/>
                </w:rPr>
                <m:t>ctrl</m:t>
              </w:ins>
            </m:r>
          </m:sup>
        </m:sSup>
      </m:oMath>
      <w:ins w:id="452" w:author="tang zijia" w:date="2023-09-10T14:52:00Z">
        <w:r>
          <w:rPr>
            <w:rFonts w:ascii="Times New Roman" w:hAnsi="Times New Roman" w:cs="Times New Roman"/>
          </w:rPr>
          <w:t xml:space="preserve">. To maximize the probability, </w:t>
        </w:r>
        <w:r w:rsidRPr="00804D00">
          <w:rPr>
            <w:rFonts w:ascii="Times New Roman" w:hAnsi="Times New Roman" w:cs="Times New Roman"/>
          </w:rPr>
          <w:t>the Evidence Lower Bound</w:t>
        </w:r>
        <w:r>
          <w:rPr>
            <w:rFonts w:ascii="Times New Roman" w:hAnsi="Times New Roman" w:cs="Times New Roman"/>
          </w:rPr>
          <w:t xml:space="preserve"> (ELBO) was designed. </w:t>
        </w:r>
      </w:ins>
      <w:ins w:id="453" w:author="tang zijia" w:date="2023-09-10T14:55:00Z">
        <w:r w:rsidR="00AA340F" w:rsidRPr="00AA340F">
          <w:rPr>
            <w:rFonts w:ascii="Times New Roman" w:hAnsi="Times New Roman" w:cs="Times New Roman"/>
          </w:rPr>
          <w:t xml:space="preserve">The ELBO is a lower bound on the log-likelihood of the observed data in a probabilistic model. It is used in variational inference to approximate the intractable </w:t>
        </w:r>
        <w:r w:rsidR="00AA340F" w:rsidRPr="00AA340F">
          <w:rPr>
            <w:rFonts w:ascii="Times New Roman" w:hAnsi="Times New Roman" w:cs="Times New Roman"/>
          </w:rPr>
          <w:lastRenderedPageBreak/>
          <w:t>posterior distribution of latent variables by optimizing a simpler distribution.</w:t>
        </w:r>
      </w:ins>
      <w:ins w:id="454" w:author="tang zijia" w:date="2023-09-10T14:57:00Z">
        <w:r w:rsidR="00AA340F">
          <w:rPr>
            <w:rFonts w:ascii="Times New Roman" w:hAnsi="Times New Roman" w:cs="Times New Roman"/>
          </w:rPr>
          <w:t xml:space="preserve"> In this case, by </w:t>
        </w:r>
      </w:ins>
      <w:ins w:id="455" w:author="tang zijia" w:date="2023-09-10T14:58:00Z">
        <w:r w:rsidR="00AA340F">
          <w:rPr>
            <w:rFonts w:ascii="Times New Roman" w:hAnsi="Times New Roman" w:cs="Times New Roman"/>
          </w:rPr>
          <w:t xml:space="preserve">maximizing the ELBO, </w:t>
        </w:r>
      </w:ins>
      <w:ins w:id="456" w:author="tang zijia" w:date="2023-09-10T15:02:00Z">
        <w:r w:rsidR="006D6F22">
          <w:rPr>
            <w:rFonts w:ascii="Times New Roman" w:hAnsi="Times New Roman" w:cs="Times New Roman"/>
          </w:rPr>
          <w:t xml:space="preserve">scPerb could reach its utmost predictive capacity, </w:t>
        </w:r>
      </w:ins>
      <w:ins w:id="457" w:author="tang zijia" w:date="2023-09-10T15:03:00Z">
        <w:r w:rsidR="006D6F22" w:rsidRPr="006D6F22">
          <w:rPr>
            <w:rFonts w:ascii="Times New Roman" w:hAnsi="Times New Roman" w:cs="Times New Roman"/>
          </w:rPr>
          <w:t xml:space="preserve">enabling it to accurately </w:t>
        </w:r>
        <w:r w:rsidR="006D6F22">
          <w:rPr>
            <w:rFonts w:ascii="Times New Roman" w:hAnsi="Times New Roman" w:cs="Times New Roman"/>
          </w:rPr>
          <w:t>predict</w:t>
        </w:r>
        <w:r w:rsidR="006D6F22" w:rsidRPr="006D6F22">
          <w:rPr>
            <w:rFonts w:ascii="Times New Roman" w:hAnsi="Times New Roman" w:cs="Times New Roman"/>
          </w:rPr>
          <w:t xml:space="preserve"> the impact of perturbations</w:t>
        </w:r>
        <w:r w:rsidR="006D6F22">
          <w:rPr>
            <w:rFonts w:ascii="Times New Roman" w:hAnsi="Times New Roman" w:cs="Times New Roman"/>
          </w:rPr>
          <w:t>.</w:t>
        </w:r>
      </w:ins>
    </w:p>
    <w:p w14:paraId="75D73F10" w14:textId="79F13AC8" w:rsidR="003B1EF7" w:rsidRDefault="003B1EF7" w:rsidP="003B1EF7">
      <w:pPr>
        <w:pStyle w:val="a0"/>
        <w:rPr>
          <w:ins w:id="458" w:author="tang zijia" w:date="2023-09-10T15:21:00Z"/>
          <w:rFonts w:ascii="Times New Roman" w:hAnsi="Times New Roman" w:cs="Times New Roman"/>
        </w:rPr>
      </w:pPr>
      <w:ins w:id="459" w:author="tang zijia" w:date="2023-09-10T15:15:00Z">
        <w:r>
          <w:rPr>
            <w:rFonts w:ascii="Times New Roman" w:hAnsi="Times New Roman" w:cs="Times New Roman" w:hint="eastAsia"/>
          </w:rPr>
          <w:t>T</w:t>
        </w:r>
        <w:r>
          <w:rPr>
            <w:rFonts w:ascii="Times New Roman" w:hAnsi="Times New Roman" w:cs="Times New Roman"/>
          </w:rPr>
          <w:t xml:space="preserve">he formula of ELBO </w:t>
        </w:r>
      </w:ins>
      <w:ins w:id="460" w:author="tang zijia" w:date="2023-09-10T19:05:00Z">
        <w:r w:rsidR="001C1910">
          <w:rPr>
            <w:rFonts w:ascii="Times New Roman" w:hAnsi="Times New Roman" w:cs="Times New Roman" w:hint="eastAsia"/>
            <w:lang w:eastAsia="zh-CN"/>
          </w:rPr>
          <w:t>wa</w:t>
        </w:r>
      </w:ins>
      <w:ins w:id="461" w:author="tang zijia" w:date="2023-09-10T15:15:00Z">
        <w:r>
          <w:rPr>
            <w:rFonts w:ascii="Times New Roman" w:hAnsi="Times New Roman" w:cs="Times New Roman"/>
          </w:rPr>
          <w:t>s defined below:</w:t>
        </w:r>
      </w:ins>
    </w:p>
    <w:p w14:paraId="723EFD52" w14:textId="6BDECBEF" w:rsidR="00A46B0F" w:rsidRPr="00D35BB8" w:rsidRDefault="00000000" w:rsidP="003B1EF7">
      <w:pPr>
        <w:pStyle w:val="a0"/>
        <w:rPr>
          <w:ins w:id="462" w:author="tang zijia" w:date="2023-09-10T15:23:00Z"/>
          <w:rFonts w:ascii="Times New Roman" w:hAnsi="Times New Roman" w:cs="Times New Roman"/>
        </w:rPr>
      </w:pPr>
      <m:oMathPara>
        <m:oMath>
          <m:m>
            <m:mPr>
              <m:plcHide m:val="1"/>
              <m:mcs>
                <m:mc>
                  <m:mcPr>
                    <m:count m:val="1"/>
                    <m:mcJc m:val="right"/>
                  </m:mcPr>
                </m:mc>
                <m:mc>
                  <m:mcPr>
                    <m:count m:val="1"/>
                    <m:mcJc m:val="left"/>
                  </m:mcPr>
                </m:mc>
              </m:mcs>
              <m:ctrlPr>
                <w:ins w:id="463" w:author="tang zijia" w:date="2023-09-10T15:22:00Z">
                  <w:rPr>
                    <w:rFonts w:ascii="Cambria Math" w:hAnsi="Cambria Math"/>
                  </w:rPr>
                </w:ins>
              </m:ctrlPr>
            </m:mPr>
            <m:mr>
              <m:e>
                <m:r>
                  <w:ins w:id="464" w:author="tang zijia" w:date="2023-09-10T15:22:00Z">
                    <w:rPr>
                      <w:rFonts w:ascii="Cambria Math" w:hAnsi="Cambria Math"/>
                    </w:rPr>
                    <m:t>ELBO</m:t>
                  </w:ins>
                </m:r>
                <m:r>
                  <w:ins w:id="465" w:author="tang zijia" w:date="2023-09-10T15:22:00Z">
                    <m:rPr>
                      <m:sty m:val="p"/>
                    </m:rPr>
                    <w:rPr>
                      <w:rFonts w:ascii="Cambria Math" w:hAnsi="Cambria Math"/>
                    </w:rPr>
                    <m:t>=</m:t>
                  </w:ins>
                </m:r>
              </m:e>
              <m:e>
                <m:r>
                  <w:ins w:id="466" w:author="tang zijia" w:date="2023-09-10T15:22:00Z">
                    <w:rPr>
                      <w:rFonts w:ascii="Cambria Math" w:hAnsi="Cambria Math"/>
                    </w:rPr>
                    <m:t>GeneartedLoss</m:t>
                  </w:ins>
                </m:r>
                <m:r>
                  <w:ins w:id="467" w:author="tang zijia" w:date="2023-09-10T15:22:00Z">
                    <m:rPr>
                      <m:sty m:val="p"/>
                    </m:rPr>
                    <w:rPr>
                      <w:rFonts w:ascii="Cambria Math" w:hAnsi="Cambria Math"/>
                    </w:rPr>
                    <m:t>-</m:t>
                  </w:ins>
                </m:r>
                <m:r>
                  <w:ins w:id="468" w:author="tang zijia" w:date="2023-09-10T15:22:00Z">
                    <w:rPr>
                      <w:rFonts w:ascii="Cambria Math" w:hAnsi="Cambria Math"/>
                    </w:rPr>
                    <m:t>KL</m:t>
                  </w:ins>
                </m:r>
                <m:d>
                  <m:dPr>
                    <m:ctrlPr>
                      <w:ins w:id="469" w:author="tang zijia" w:date="2023-09-10T15:22:00Z">
                        <w:rPr>
                          <w:rFonts w:ascii="Cambria Math" w:hAnsi="Cambria Math"/>
                        </w:rPr>
                      </w:ins>
                    </m:ctrlPr>
                  </m:dPr>
                  <m:e>
                    <m:r>
                      <w:ins w:id="470" w:author="tang zijia" w:date="2023-09-10T15:22:00Z">
                        <w:rPr>
                          <w:rFonts w:ascii="Cambria Math" w:hAnsi="Cambria Math"/>
                        </w:rPr>
                        <m:t>N</m:t>
                      </w:ins>
                    </m:r>
                    <m:d>
                      <m:dPr>
                        <m:ctrlPr>
                          <w:ins w:id="471" w:author="tang zijia" w:date="2023-09-10T15:22:00Z">
                            <w:rPr>
                              <w:rFonts w:ascii="Cambria Math" w:hAnsi="Cambria Math"/>
                            </w:rPr>
                          </w:ins>
                        </m:ctrlPr>
                      </m:dPr>
                      <m:e>
                        <m:sSup>
                          <m:sSupPr>
                            <m:ctrlPr>
                              <w:ins w:id="472" w:author="tang zijia" w:date="2023-09-10T15:22:00Z">
                                <w:rPr>
                                  <w:rFonts w:ascii="Cambria Math" w:hAnsi="Cambria Math"/>
                                </w:rPr>
                              </w:ins>
                            </m:ctrlPr>
                          </m:sSupPr>
                          <m:e>
                            <m:r>
                              <w:ins w:id="473" w:author="tang zijia" w:date="2023-09-10T15:22:00Z">
                                <w:rPr>
                                  <w:rFonts w:ascii="Cambria Math" w:hAnsi="Cambria Math"/>
                                </w:rPr>
                                <m:t>μ</m:t>
                              </w:ins>
                            </m:r>
                          </m:e>
                          <m:sup>
                            <m:r>
                              <w:ins w:id="474" w:author="tang zijia" w:date="2023-09-10T15:22:00Z">
                                <w:rPr>
                                  <w:rFonts w:ascii="Cambria Math" w:hAnsi="Cambria Math"/>
                                </w:rPr>
                                <m:t>ctrl</m:t>
                              </w:ins>
                            </m:r>
                          </m:sup>
                        </m:sSup>
                        <m:r>
                          <w:ins w:id="475" w:author="tang zijia" w:date="2023-09-10T15:22:00Z">
                            <m:rPr>
                              <m:sty m:val="p"/>
                            </m:rPr>
                            <w:rPr>
                              <w:rFonts w:ascii="Cambria Math" w:hAnsi="Cambria Math"/>
                            </w:rPr>
                            <m:t>,</m:t>
                          </w:ins>
                        </m:r>
                        <m:sSup>
                          <m:sSupPr>
                            <m:ctrlPr>
                              <w:ins w:id="476" w:author="tang zijia" w:date="2023-09-10T15:22:00Z">
                                <w:rPr>
                                  <w:rFonts w:ascii="Cambria Math" w:hAnsi="Cambria Math"/>
                                </w:rPr>
                              </w:ins>
                            </m:ctrlPr>
                          </m:sSupPr>
                          <m:e>
                            <m:r>
                              <w:ins w:id="477" w:author="tang zijia" w:date="2023-09-10T15:22:00Z">
                                <w:rPr>
                                  <w:rFonts w:ascii="Cambria Math" w:hAnsi="Cambria Math"/>
                                </w:rPr>
                                <m:t>σ</m:t>
                              </w:ins>
                            </m:r>
                          </m:e>
                          <m:sup>
                            <m:r>
                              <w:ins w:id="478" w:author="tang zijia" w:date="2023-09-10T15:22:00Z">
                                <w:rPr>
                                  <w:rFonts w:ascii="Cambria Math" w:hAnsi="Cambria Math"/>
                                </w:rPr>
                                <m:t>ctrl</m:t>
                              </w:ins>
                            </m:r>
                          </m:sup>
                        </m:sSup>
                      </m:e>
                    </m:d>
                    <m:r>
                      <w:ins w:id="479" w:author="tang zijia" w:date="2023-09-10T15:22:00Z">
                        <m:rPr>
                          <m:sty m:val="p"/>
                        </m:rPr>
                        <w:rPr>
                          <w:rFonts w:ascii="Cambria Math" w:hAnsi="Cambria Math"/>
                        </w:rPr>
                        <m:t>||</m:t>
                      </w:ins>
                    </m:r>
                    <m:r>
                      <w:ins w:id="480" w:author="tang zijia" w:date="2023-09-10T15:22:00Z">
                        <w:rPr>
                          <w:rFonts w:ascii="Cambria Math" w:hAnsi="Cambria Math"/>
                        </w:rPr>
                        <m:t>N</m:t>
                      </w:ins>
                    </m:r>
                    <m:d>
                      <m:dPr>
                        <m:ctrlPr>
                          <w:ins w:id="481" w:author="tang zijia" w:date="2023-09-10T15:22:00Z">
                            <w:rPr>
                              <w:rFonts w:ascii="Cambria Math" w:hAnsi="Cambria Math"/>
                            </w:rPr>
                          </w:ins>
                        </m:ctrlPr>
                      </m:dPr>
                      <m:e>
                        <m:r>
                          <w:ins w:id="482" w:author="tang zijia" w:date="2023-09-10T15:22:00Z">
                            <w:rPr>
                              <w:rFonts w:ascii="Cambria Math" w:hAnsi="Cambria Math"/>
                            </w:rPr>
                            <m:t>0</m:t>
                          </w:ins>
                        </m:r>
                        <m:r>
                          <w:ins w:id="483" w:author="tang zijia" w:date="2023-09-10T15:22:00Z">
                            <m:rPr>
                              <m:sty m:val="p"/>
                            </m:rPr>
                            <w:rPr>
                              <w:rFonts w:ascii="Cambria Math" w:hAnsi="Cambria Math"/>
                            </w:rPr>
                            <m:t>,</m:t>
                          </w:ins>
                        </m:r>
                        <m:r>
                          <w:ins w:id="484" w:author="tang zijia" w:date="2023-09-10T15:22:00Z">
                            <w:rPr>
                              <w:rFonts w:ascii="Cambria Math" w:hAnsi="Cambria Math"/>
                            </w:rPr>
                            <m:t>I</m:t>
                          </w:ins>
                        </m:r>
                      </m:e>
                    </m:d>
                  </m:e>
                </m:d>
              </m:e>
            </m:mr>
            <m:mr>
              <m:e>
                <m:r>
                  <w:ins w:id="485" w:author="tang zijia" w:date="2023-09-10T15:22:00Z">
                    <m:rPr>
                      <m:sty m:val="p"/>
                    </m:rPr>
                    <w:rPr>
                      <w:rFonts w:ascii="Cambria Math" w:hAnsi="Cambria Math"/>
                    </w:rPr>
                    <m:t>=</m:t>
                  </w:ins>
                </m:r>
              </m:e>
              <m:e>
                <m:r>
                  <w:ins w:id="486" w:author="tang zijia" w:date="2023-09-10T15:22:00Z">
                    <w:rPr>
                      <w:rFonts w:ascii="Cambria Math" w:hAnsi="Cambria Math"/>
                    </w:rPr>
                    <m:t>GeneratedLoss</m:t>
                  </w:ins>
                </m:r>
                <m:r>
                  <w:ins w:id="487" w:author="tang zijia" w:date="2023-09-10T15:22:00Z">
                    <m:rPr>
                      <m:sty m:val="p"/>
                    </m:rPr>
                    <w:rPr>
                      <w:rFonts w:ascii="Cambria Math" w:hAnsi="Cambria Math"/>
                    </w:rPr>
                    <m:t>-</m:t>
                  </w:ins>
                </m:r>
                <m:r>
                  <w:ins w:id="488" w:author="tang zijia" w:date="2023-09-10T15:22:00Z">
                    <w:rPr>
                      <w:rFonts w:ascii="Cambria Math" w:hAnsi="Cambria Math"/>
                    </w:rPr>
                    <m:t>KLLoss</m:t>
                  </w:ins>
                </m:r>
              </m:e>
            </m:mr>
          </m:m>
        </m:oMath>
      </m:oMathPara>
    </w:p>
    <w:p w14:paraId="5C269A5C" w14:textId="77777777" w:rsidR="00D35BB8" w:rsidRPr="00963D4F" w:rsidRDefault="00D35BB8" w:rsidP="00D35BB8">
      <w:pPr>
        <w:pStyle w:val="FirstParagraph"/>
        <w:rPr>
          <w:ins w:id="489" w:author="tang zijia" w:date="2023-09-10T15:23:00Z"/>
          <w:rFonts w:ascii="Times New Roman" w:hAnsi="Times New Roman" w:cs="Times New Roman"/>
        </w:rPr>
      </w:pPr>
      <w:ins w:id="490" w:author="tang zijia" w:date="2023-09-10T15:23:00Z">
        <w:r>
          <w:rPr>
            <w:rFonts w:ascii="Times New Roman" w:hAnsi="Times New Roman" w:cs="Times New Roman" w:hint="eastAsia"/>
            <w:lang w:eastAsia="zh-CN"/>
          </w:rPr>
          <w:t>While</w:t>
        </w:r>
        <w:r>
          <w:rPr>
            <w:rFonts w:ascii="Times New Roman" w:hAnsi="Times New Roman" w:cs="Times New Roman"/>
            <w:lang w:eastAsia="zh-CN"/>
          </w:rPr>
          <w:t xml:space="preserve"> the</w:t>
        </w:r>
        <w:r w:rsidRPr="002F5351">
          <w:rPr>
            <w:rFonts w:ascii="Times New Roman" w:hAnsi="Times New Roman" w:cs="Times New Roman"/>
          </w:rPr>
          <w:t xml:space="preserve"> </w:t>
        </w:r>
        <w:r>
          <w:rPr>
            <w:rFonts w:ascii="Times New Roman" w:hAnsi="Times New Roman" w:cs="Times New Roman"/>
          </w:rPr>
          <w:t>KL divergence</w:t>
        </w:r>
        <w:r w:rsidRPr="002F5351">
          <w:rPr>
            <w:rFonts w:ascii="Times New Roman" w:hAnsi="Times New Roman" w:cs="Times New Roman"/>
          </w:rPr>
          <w:t xml:space="preserve"> </w:t>
        </w:r>
        <w:r>
          <w:rPr>
            <w:rFonts w:ascii="Times New Roman" w:hAnsi="Times New Roman" w:cs="Times New Roman"/>
          </w:rPr>
          <w:t>was defined below</w:t>
        </w:r>
        <w:r w:rsidRPr="002F5351">
          <w:rPr>
            <w:rFonts w:ascii="Times New Roman" w:hAnsi="Times New Roman" w:cs="Times New Roman"/>
          </w:rPr>
          <w:t>:</w:t>
        </w:r>
      </w:ins>
    </w:p>
    <w:p w14:paraId="5D427906" w14:textId="52180543" w:rsidR="00D35BB8" w:rsidRPr="003B1EF7" w:rsidRDefault="00D35BB8">
      <w:pPr>
        <w:pStyle w:val="a0"/>
        <w:rPr>
          <w:ins w:id="491" w:author="tang zijia" w:date="2023-09-10T15:16:00Z"/>
          <w:rFonts w:ascii="Times New Roman" w:hAnsi="Times New Roman" w:cs="Times New Roman"/>
          <w:rPrChange w:id="492" w:author="tang zijia" w:date="2023-09-10T15:16:00Z">
            <w:rPr>
              <w:ins w:id="493" w:author="tang zijia" w:date="2023-09-10T15:16:00Z"/>
            </w:rPr>
          </w:rPrChange>
        </w:rPr>
        <w:pPrChange w:id="494" w:author="tang zijia" w:date="2023-09-10T15:16:00Z">
          <w:pPr>
            <w:pStyle w:val="FirstParagraph"/>
          </w:pPr>
        </w:pPrChange>
      </w:pPr>
      <m:oMathPara>
        <m:oMath>
          <m:r>
            <w:ins w:id="495" w:author="tang zijia" w:date="2023-09-10T15:23:00Z">
              <w:rPr>
                <w:rFonts w:ascii="Cambria Math" w:hAnsi="Cambria Math" w:cs="Times New Roman"/>
              </w:rPr>
              <m:t>KL</m:t>
            </w:ins>
          </m:r>
          <m:d>
            <m:dPr>
              <m:ctrlPr>
                <w:ins w:id="496" w:author="tang zijia" w:date="2023-09-10T15:23:00Z">
                  <w:rPr>
                    <w:rFonts w:ascii="Cambria Math" w:hAnsi="Cambria Math" w:cs="Times New Roman"/>
                  </w:rPr>
                </w:ins>
              </m:ctrlPr>
            </m:dPr>
            <m:e>
              <m:r>
                <w:ins w:id="497" w:author="tang zijia" w:date="2023-09-10T15:23:00Z">
                  <w:rPr>
                    <w:rFonts w:ascii="Cambria Math" w:hAnsi="Cambria Math" w:cs="Times New Roman"/>
                  </w:rPr>
                  <m:t>P</m:t>
                </w:ins>
              </m:r>
              <m:r>
                <w:ins w:id="498" w:author="tang zijia" w:date="2023-09-10T15:23:00Z">
                  <m:rPr>
                    <m:sty m:val="p"/>
                  </m:rPr>
                  <w:rPr>
                    <w:rFonts w:ascii="Cambria Math" w:hAnsi="Cambria Math" w:cs="Times New Roman"/>
                  </w:rPr>
                  <m:t>,</m:t>
                </w:ins>
              </m:r>
              <m:r>
                <w:ins w:id="499" w:author="tang zijia" w:date="2023-09-10T15:23:00Z">
                  <w:rPr>
                    <w:rFonts w:ascii="Cambria Math" w:hAnsi="Cambria Math" w:cs="Times New Roman"/>
                  </w:rPr>
                  <m:t>Q</m:t>
                </w:ins>
              </m:r>
            </m:e>
          </m:d>
          <m:r>
            <w:ins w:id="500" w:author="tang zijia" w:date="2023-09-10T15:23:00Z">
              <m:rPr>
                <m:sty m:val="p"/>
              </m:rPr>
              <w:rPr>
                <w:rFonts w:ascii="Cambria Math" w:hAnsi="Cambria Math" w:cs="Times New Roman"/>
              </w:rPr>
              <m:t>=</m:t>
            </w:ins>
          </m:r>
          <m:nary>
            <m:naryPr>
              <m:chr m:val="∑"/>
              <m:limLoc m:val="undOvr"/>
              <m:supHide m:val="1"/>
              <m:ctrlPr>
                <w:ins w:id="501" w:author="tang zijia" w:date="2023-09-10T15:23:00Z">
                  <w:rPr>
                    <w:rFonts w:ascii="Cambria Math" w:hAnsi="Cambria Math" w:cs="Times New Roman"/>
                  </w:rPr>
                </w:ins>
              </m:ctrlPr>
            </m:naryPr>
            <m:sub>
              <m:r>
                <w:ins w:id="502" w:author="tang zijia" w:date="2023-09-10T15:23:00Z">
                  <w:rPr>
                    <w:rFonts w:ascii="Cambria Math" w:hAnsi="Cambria Math" w:cs="Times New Roman"/>
                  </w:rPr>
                  <m:t>x</m:t>
                </w:ins>
              </m:r>
              <m:r>
                <w:ins w:id="503" w:author="tang zijia" w:date="2023-09-10T15:23:00Z">
                  <m:rPr>
                    <m:sty m:val="p"/>
                  </m:rPr>
                  <w:rPr>
                    <w:rFonts w:ascii="Cambria Math" w:hAnsi="Cambria Math" w:cs="Times New Roman"/>
                  </w:rPr>
                  <m:t>∈</m:t>
                </w:ins>
              </m:r>
              <m:r>
                <w:ins w:id="504" w:author="tang zijia" w:date="2023-09-10T15:23:00Z">
                  <w:rPr>
                    <w:rFonts w:ascii="Cambria Math" w:hAnsi="Cambria Math" w:cs="Times New Roman"/>
                  </w:rPr>
                  <m:t>X</m:t>
                </w:ins>
              </m:r>
            </m:sub>
            <m:sup>
              <m:r>
                <w:ins w:id="505" w:author="tang zijia" w:date="2023-09-10T15:23:00Z">
                  <w:rPr>
                    <w:rFonts w:ascii="Cambria Math" w:hAnsi="Cambria Math" w:cs="Times New Roman"/>
                  </w:rPr>
                  <m:t>​</m:t>
                </w:ins>
              </m:r>
            </m:sup>
            <m:e>
              <m:r>
                <w:ins w:id="506" w:author="tang zijia" w:date="2023-09-10T15:23:00Z">
                  <w:rPr>
                    <w:rFonts w:ascii="Cambria Math" w:hAnsi="Cambria Math" w:cs="Times New Roman"/>
                  </w:rPr>
                  <m:t>P</m:t>
                </w:ins>
              </m:r>
            </m:e>
          </m:nary>
          <m:d>
            <m:dPr>
              <m:ctrlPr>
                <w:ins w:id="507" w:author="tang zijia" w:date="2023-09-10T15:23:00Z">
                  <w:rPr>
                    <w:rFonts w:ascii="Cambria Math" w:hAnsi="Cambria Math" w:cs="Times New Roman"/>
                  </w:rPr>
                </w:ins>
              </m:ctrlPr>
            </m:dPr>
            <m:e>
              <m:r>
                <w:ins w:id="508" w:author="tang zijia" w:date="2023-09-10T15:23:00Z">
                  <w:rPr>
                    <w:rFonts w:ascii="Cambria Math" w:hAnsi="Cambria Math" w:cs="Times New Roman"/>
                  </w:rPr>
                  <m:t>x</m:t>
                </w:ins>
              </m:r>
            </m:e>
          </m:d>
          <m:r>
            <w:ins w:id="509" w:author="tang zijia" w:date="2023-09-10T15:23:00Z">
              <w:rPr>
                <w:rFonts w:ascii="Cambria Math" w:hAnsi="Cambria Math" w:cs="Times New Roman"/>
              </w:rPr>
              <m:t>log</m:t>
            </w:ins>
          </m:r>
          <m:d>
            <m:dPr>
              <m:ctrlPr>
                <w:ins w:id="510" w:author="tang zijia" w:date="2023-09-10T15:23:00Z">
                  <w:rPr>
                    <w:rFonts w:ascii="Cambria Math" w:hAnsi="Cambria Math" w:cs="Times New Roman"/>
                  </w:rPr>
                </w:ins>
              </m:ctrlPr>
            </m:dPr>
            <m:e>
              <m:f>
                <m:fPr>
                  <m:ctrlPr>
                    <w:ins w:id="511" w:author="tang zijia" w:date="2023-09-10T15:23:00Z">
                      <w:rPr>
                        <w:rFonts w:ascii="Cambria Math" w:hAnsi="Cambria Math" w:cs="Times New Roman"/>
                      </w:rPr>
                    </w:ins>
                  </m:ctrlPr>
                </m:fPr>
                <m:num>
                  <m:r>
                    <w:ins w:id="512" w:author="tang zijia" w:date="2023-09-10T15:23:00Z">
                      <w:rPr>
                        <w:rFonts w:ascii="Cambria Math" w:hAnsi="Cambria Math" w:cs="Times New Roman"/>
                      </w:rPr>
                      <m:t>P</m:t>
                    </w:ins>
                  </m:r>
                  <m:d>
                    <m:dPr>
                      <m:ctrlPr>
                        <w:ins w:id="513" w:author="tang zijia" w:date="2023-09-10T15:23:00Z">
                          <w:rPr>
                            <w:rFonts w:ascii="Cambria Math" w:hAnsi="Cambria Math" w:cs="Times New Roman"/>
                          </w:rPr>
                        </w:ins>
                      </m:ctrlPr>
                    </m:dPr>
                    <m:e>
                      <m:r>
                        <w:ins w:id="514" w:author="tang zijia" w:date="2023-09-10T15:23:00Z">
                          <w:rPr>
                            <w:rFonts w:ascii="Cambria Math" w:hAnsi="Cambria Math" w:cs="Times New Roman"/>
                          </w:rPr>
                          <m:t>x</m:t>
                        </w:ins>
                      </m:r>
                    </m:e>
                  </m:d>
                </m:num>
                <m:den>
                  <m:r>
                    <w:ins w:id="515" w:author="tang zijia" w:date="2023-09-10T15:23:00Z">
                      <w:rPr>
                        <w:rFonts w:ascii="Cambria Math" w:hAnsi="Cambria Math" w:cs="Times New Roman"/>
                      </w:rPr>
                      <m:t>Q</m:t>
                    </w:ins>
                  </m:r>
                  <m:d>
                    <m:dPr>
                      <m:ctrlPr>
                        <w:ins w:id="516" w:author="tang zijia" w:date="2023-09-10T15:23:00Z">
                          <w:rPr>
                            <w:rFonts w:ascii="Cambria Math" w:hAnsi="Cambria Math" w:cs="Times New Roman"/>
                          </w:rPr>
                        </w:ins>
                      </m:ctrlPr>
                    </m:dPr>
                    <m:e>
                      <m:r>
                        <w:ins w:id="517" w:author="tang zijia" w:date="2023-09-10T15:23:00Z">
                          <w:rPr>
                            <w:rFonts w:ascii="Cambria Math" w:hAnsi="Cambria Math" w:cs="Times New Roman"/>
                          </w:rPr>
                          <m:t>x</m:t>
                        </w:ins>
                      </m:r>
                    </m:e>
                  </m:d>
                </m:den>
              </m:f>
            </m:e>
          </m:d>
        </m:oMath>
      </m:oMathPara>
    </w:p>
    <w:p w14:paraId="0D9B1200" w14:textId="65841EE4" w:rsidR="00AC6938" w:rsidRPr="002F5351" w:rsidRDefault="00CD4A94" w:rsidP="00274AE8">
      <w:pPr>
        <w:pStyle w:val="FirstParagraph"/>
        <w:jc w:val="both"/>
        <w:rPr>
          <w:rFonts w:ascii="Times New Roman" w:hAnsi="Times New Roman" w:cs="Times New Roman"/>
        </w:rPr>
      </w:pPr>
      <w:ins w:id="518" w:author="tang zijia" w:date="2023-09-10T14:53:00Z">
        <w:r>
          <w:rPr>
            <w:rFonts w:ascii="Times New Roman" w:hAnsi="Times New Roman" w:cs="Times New Roman"/>
          </w:rPr>
          <w:t xml:space="preserve">Therefore, </w:t>
        </w:r>
      </w:ins>
      <w:r w:rsidR="00AC6938" w:rsidRPr="002F5351">
        <w:rPr>
          <w:rFonts w:ascii="Times New Roman" w:hAnsi="Times New Roman" w:cs="Times New Roman"/>
        </w:rPr>
        <w:t xml:space="preserve">We applied a decoder to generate the observations from the latent variables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ins w:id="519" w:author="tang zijia" w:date="2023-09-10T14:27:00Z">
                <w:rPr>
                  <w:rFonts w:ascii="Cambria Math" w:hAnsi="Cambria Math" w:cs="Times New Roman"/>
                </w:rPr>
                <m:t>perb</m:t>
              </w:ins>
            </m:r>
            <m:r>
              <w:del w:id="520" w:author="tang zijia" w:date="2023-09-10T14:27:00Z">
                <w:rPr>
                  <w:rFonts w:ascii="Cambria Math" w:hAnsi="Cambria Math" w:cs="Times New Roman"/>
                </w:rPr>
                <m:t>stim</m:t>
              </w:del>
            </m:r>
          </m:sup>
        </m:sSubSup>
      </m:oMath>
      <w:r w:rsidR="00AC6938" w:rsidRPr="002F5351">
        <w:rPr>
          <w:rFonts w:ascii="Times New Roman" w:hAnsi="Times New Roman" w:cs="Times New Roman"/>
        </w:rPr>
        <w:t>. Accordingly, the generated samples were denoted as:</w:t>
      </w:r>
    </w:p>
    <w:p w14:paraId="110E4DD0" w14:textId="040069F1" w:rsidR="00AC6938" w:rsidRPr="00AA340F" w:rsidRDefault="00000000" w:rsidP="00274AE8">
      <w:pPr>
        <w:pStyle w:val="a0"/>
        <w:spacing w:after="0"/>
        <w:rPr>
          <w:ins w:id="521" w:author="tang zijia" w:date="2023-09-10T14:58:00Z"/>
          <w:rFonts w:ascii="Times New Roman" w:hAnsi="Times New Roman" w:cs="Times New Roman"/>
        </w:rPr>
      </w:pPr>
      <m:oMathPara>
        <m:oMathParaPr>
          <m:jc m:val="center"/>
        </m:oMathParaPr>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ins w:id="522" w:author="tang zijia" w:date="2023-09-10T14:27:00Z">
                        <w:rPr>
                          <w:rFonts w:ascii="Cambria Math" w:hAnsi="Cambria Math" w:cs="Times New Roman"/>
                        </w:rPr>
                        <m:t>perb</m:t>
                      </w:ins>
                    </m:r>
                    <m:r>
                      <w:del w:id="523" w:author="tang zijia" w:date="2023-09-10T14:27:00Z">
                        <w:rPr>
                          <w:rFonts w:ascii="Cambria Math" w:hAnsi="Cambria Math" w:cs="Times New Roman"/>
                        </w:rPr>
                        <m:t>stim</m:t>
                      </w:del>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ins w:id="524" w:author="tang zijia" w:date="2023-09-10T14:27:00Z">
                            <w:rPr>
                              <w:rFonts w:ascii="Cambria Math" w:hAnsi="Cambria Math" w:cs="Times New Roman"/>
                            </w:rPr>
                            <m:t>perb</m:t>
                          </w:ins>
                        </m:r>
                        <m:r>
                          <w:del w:id="525" w:author="tang zijia" w:date="2023-09-10T14:27:00Z">
                            <w:rPr>
                              <w:rFonts w:ascii="Cambria Math" w:hAnsi="Cambria Math" w:cs="Times New Roman"/>
                            </w:rPr>
                            <m:t>stim</m:t>
                          </w:del>
                        </m:r>
                      </m:sup>
                    </m:sSubSup>
                  </m:e>
                </m:d>
              </m:e>
            </m:mr>
            <m:mr>
              <m:e/>
            </m:mr>
          </m:m>
        </m:oMath>
      </m:oMathPara>
    </w:p>
    <w:p w14:paraId="1EECE35F" w14:textId="0CAA62DC" w:rsidR="00AA340F" w:rsidRDefault="00AA340F" w:rsidP="00AA340F">
      <w:pPr>
        <w:pStyle w:val="FirstParagraph"/>
        <w:jc w:val="both"/>
        <w:rPr>
          <w:ins w:id="526" w:author="tang zijia" w:date="2023-09-10T14:59:00Z"/>
          <w:rFonts w:ascii="Times New Roman" w:hAnsi="Times New Roman" w:cs="Times New Roman"/>
        </w:rPr>
      </w:pPr>
      <w:ins w:id="527" w:author="tang zijia" w:date="2023-09-10T14:58:00Z">
        <w:r w:rsidRPr="002F5351">
          <w:rPr>
            <w:rFonts w:ascii="Times New Roman" w:hAnsi="Times New Roman" w:cs="Times New Roman"/>
          </w:rPr>
          <w:t xml:space="preserve">Note that our task was to </w:t>
        </w:r>
        <w:r>
          <w:rPr>
            <w:rFonts w:ascii="Times New Roman" w:hAnsi="Times New Roman" w:cs="Times New Roman"/>
          </w:rPr>
          <w:t xml:space="preserve">predict the </w:t>
        </w:r>
      </w:ins>
      <w:ins w:id="528" w:author="tang zijia" w:date="2023-09-10T14:59:00Z">
        <w:r>
          <w:rPr>
            <w:rFonts w:ascii="Times New Roman" w:hAnsi="Times New Roman" w:cs="Times New Roman"/>
          </w:rPr>
          <w:t>perturbation</w:t>
        </w:r>
      </w:ins>
      <w:ins w:id="529" w:author="tang zijia" w:date="2023-09-10T14:58:00Z">
        <w:r w:rsidRPr="002F5351">
          <w:rPr>
            <w:rFonts w:ascii="Times New Roman" w:hAnsi="Times New Roman" w:cs="Times New Roman"/>
          </w:rPr>
          <w:t xml:space="preserve"> </w:t>
        </w:r>
      </w:ins>
      <w:ins w:id="530" w:author="tang zijia" w:date="2023-09-10T14:59:00Z">
        <w:r>
          <w:rPr>
            <w:rFonts w:ascii="Times New Roman" w:hAnsi="Times New Roman" w:cs="Times New Roman"/>
          </w:rPr>
          <w:t xml:space="preserve">of </w:t>
        </w:r>
      </w:ins>
      <w:ins w:id="531" w:author="tang zijia" w:date="2023-09-10T14:58:00Z">
        <w:r w:rsidRPr="002F5351">
          <w:rPr>
            <w:rFonts w:ascii="Times New Roman" w:hAnsi="Times New Roman" w:cs="Times New Roman"/>
          </w:rPr>
          <w:t xml:space="preserve">the cell types </w:t>
        </w:r>
        <w:r>
          <w:rPr>
            <w:rFonts w:ascii="Times New Roman" w:hAnsi="Times New Roman" w:cs="Times New Roman"/>
          </w:rPr>
          <w:t>using</w:t>
        </w:r>
        <w:r w:rsidRPr="002F5351">
          <w:rPr>
            <w:rFonts w:ascii="Times New Roman" w:hAnsi="Times New Roman" w:cs="Times New Roman"/>
          </w:rPr>
          <w:t xml:space="preserve"> the control dataset,</w:t>
        </w:r>
        <w:r>
          <w:rPr>
            <w:rFonts w:ascii="Times New Roman" w:hAnsi="Times New Roman" w:cs="Times New Roman"/>
          </w:rPr>
          <w:t xml:space="preserve"> so </w:t>
        </w:r>
        <w:r w:rsidRPr="002F5351">
          <w:rPr>
            <w:rFonts w:ascii="Times New Roman" w:hAnsi="Times New Roman" w:cs="Times New Roman"/>
          </w:rPr>
          <w:t>instead of generating the samples from</w:t>
        </w:r>
        <w:r>
          <w:rPr>
            <w:rFonts w:ascii="Times New Roman" w:hAnsi="Times New Roman" w:cs="Times New Roman"/>
          </w:rPr>
          <w:t xml:space="preserve"> </w:t>
        </w:r>
      </w:ins>
      <m:oMath>
        <m:sSubSup>
          <m:sSubSupPr>
            <m:ctrlPr>
              <w:ins w:id="532" w:author="tang zijia" w:date="2023-09-10T14:58:00Z">
                <w:rPr>
                  <w:rFonts w:ascii="Cambria Math" w:hAnsi="Cambria Math" w:cs="Times New Roman"/>
                </w:rPr>
              </w:ins>
            </m:ctrlPr>
          </m:sSubSupPr>
          <m:e>
            <m:r>
              <w:ins w:id="533" w:author="tang zijia" w:date="2023-09-10T14:58:00Z">
                <w:rPr>
                  <w:rFonts w:ascii="Cambria Math" w:hAnsi="Cambria Math" w:cs="Times New Roman"/>
                </w:rPr>
                <m:t>Z</m:t>
              </w:ins>
            </m:r>
          </m:e>
          <m:sub>
            <m:r>
              <w:ins w:id="534" w:author="tang zijia" w:date="2023-09-10T14:58:00Z">
                <w:rPr>
                  <w:rFonts w:ascii="Cambria Math" w:hAnsi="Cambria Math" w:cs="Times New Roman"/>
                </w:rPr>
                <m:t>c</m:t>
              </w:ins>
            </m:r>
          </m:sub>
          <m:sup>
            <m:r>
              <w:ins w:id="535" w:author="tang zijia" w:date="2023-09-10T14:58:00Z">
                <w:rPr>
                  <w:rFonts w:ascii="Cambria Math" w:hAnsi="Cambria Math" w:cs="Times New Roman"/>
                </w:rPr>
                <m:t>perb</m:t>
              </w:ins>
            </m:r>
          </m:sup>
        </m:sSubSup>
      </m:oMath>
      <w:ins w:id="536" w:author="tang zijia" w:date="2023-09-10T14:58:00Z">
        <w:r w:rsidRPr="002F5351">
          <w:rPr>
            <w:rFonts w:ascii="Times New Roman" w:hAnsi="Times New Roman" w:cs="Times New Roman"/>
          </w:rPr>
          <w:t xml:space="preserve"> and </w:t>
        </w:r>
      </w:ins>
      <m:oMath>
        <m:sSubSup>
          <m:sSubSupPr>
            <m:ctrlPr>
              <w:ins w:id="537" w:author="tang zijia" w:date="2023-09-10T14:58:00Z">
                <w:rPr>
                  <w:rFonts w:ascii="Cambria Math" w:hAnsi="Cambria Math" w:cs="Times New Roman"/>
                </w:rPr>
              </w:ins>
            </m:ctrlPr>
          </m:sSubSupPr>
          <m:e>
            <m:r>
              <w:ins w:id="538" w:author="tang zijia" w:date="2023-09-10T14:58:00Z">
                <w:rPr>
                  <w:rFonts w:ascii="Cambria Math" w:hAnsi="Cambria Math" w:cs="Times New Roman"/>
                </w:rPr>
                <m:t>Z</m:t>
              </w:ins>
            </m:r>
          </m:e>
          <m:sub>
            <m:r>
              <w:ins w:id="539" w:author="tang zijia" w:date="2023-09-10T14:58:00Z">
                <w:rPr>
                  <w:rFonts w:ascii="Cambria Math" w:hAnsi="Cambria Math" w:cs="Times New Roman"/>
                </w:rPr>
                <m:t>c</m:t>
              </w:ins>
            </m:r>
          </m:sub>
          <m:sup>
            <m:r>
              <w:ins w:id="540" w:author="tang zijia" w:date="2023-09-10T14:58:00Z">
                <w:rPr>
                  <w:rFonts w:ascii="Cambria Math" w:hAnsi="Cambria Math" w:cs="Times New Roman"/>
                </w:rPr>
                <m:t>ctrl</m:t>
              </w:ins>
            </m:r>
          </m:sup>
        </m:sSubSup>
      </m:oMath>
      <w:ins w:id="541" w:author="tang zijia" w:date="2023-09-10T14:58:00Z">
        <w:r>
          <w:rPr>
            <w:rFonts w:ascii="Times New Roman" w:hAnsi="Times New Roman" w:cs="Times New Roman" w:hint="eastAsia"/>
          </w:rPr>
          <w:t xml:space="preserve"> </w:t>
        </w:r>
        <w:r>
          <w:rPr>
            <w:rFonts w:ascii="Times New Roman" w:hAnsi="Times New Roman" w:cs="Times New Roman"/>
          </w:rPr>
          <w:t>as the original VAE</w:t>
        </w:r>
        <w:r w:rsidRPr="002F5351">
          <w:rPr>
            <w:rFonts w:ascii="Times New Roman" w:hAnsi="Times New Roman" w:cs="Times New Roman"/>
          </w:rPr>
          <w:t>, we</w:t>
        </w:r>
        <w:r>
          <w:rPr>
            <w:rFonts w:ascii="Times New Roman" w:hAnsi="Times New Roman" w:cs="Times New Roman"/>
          </w:rPr>
          <w:t xml:space="preserve"> only</w:t>
        </w:r>
        <w:r w:rsidRPr="002F5351">
          <w:rPr>
            <w:rFonts w:ascii="Times New Roman" w:hAnsi="Times New Roman" w:cs="Times New Roman"/>
          </w:rPr>
          <w:t xml:space="preserve"> use</w:t>
        </w:r>
        <w:r>
          <w:rPr>
            <w:rFonts w:ascii="Times New Roman" w:hAnsi="Times New Roman" w:cs="Times New Roman"/>
          </w:rPr>
          <w:t>d</w:t>
        </w:r>
        <w:r w:rsidRPr="002F5351">
          <w:rPr>
            <w:rFonts w:ascii="Times New Roman" w:hAnsi="Times New Roman" w:cs="Times New Roman"/>
          </w:rPr>
          <w:t xml:space="preserve"> </w:t>
        </w:r>
      </w:ins>
      <m:oMath>
        <m:sSubSup>
          <m:sSubSupPr>
            <m:ctrlPr>
              <w:ins w:id="542" w:author="tang zijia" w:date="2023-09-10T14:58:00Z">
                <w:rPr>
                  <w:rFonts w:ascii="Cambria Math" w:hAnsi="Cambria Math" w:cs="Times New Roman"/>
                </w:rPr>
              </w:ins>
            </m:ctrlPr>
          </m:sSubSupPr>
          <m:e>
            <m:acc>
              <m:accPr>
                <m:ctrlPr>
                  <w:ins w:id="543" w:author="tang zijia" w:date="2023-09-10T14:58:00Z">
                    <w:rPr>
                      <w:rFonts w:ascii="Cambria Math" w:hAnsi="Cambria Math" w:cs="Times New Roman"/>
                    </w:rPr>
                  </w:ins>
                </m:ctrlPr>
              </m:accPr>
              <m:e>
                <m:r>
                  <w:ins w:id="544" w:author="tang zijia" w:date="2023-09-10T14:58:00Z">
                    <w:rPr>
                      <w:rFonts w:ascii="Cambria Math" w:hAnsi="Cambria Math" w:cs="Times New Roman"/>
                    </w:rPr>
                    <m:t>Z</m:t>
                  </w:ins>
                </m:r>
              </m:e>
            </m:acc>
          </m:e>
          <m:sub>
            <m:r>
              <w:ins w:id="545" w:author="tang zijia" w:date="2023-09-10T14:58:00Z">
                <w:rPr>
                  <w:rFonts w:ascii="Cambria Math" w:hAnsi="Cambria Math" w:cs="Times New Roman"/>
                </w:rPr>
                <m:t>c</m:t>
              </w:ins>
            </m:r>
          </m:sub>
          <m:sup>
            <m:r>
              <w:ins w:id="546" w:author="tang zijia" w:date="2023-09-10T14:58:00Z">
                <w:rPr>
                  <w:rFonts w:ascii="Cambria Math" w:hAnsi="Cambria Math" w:cs="Times New Roman"/>
                </w:rPr>
                <m:t>perb</m:t>
              </w:ins>
            </m:r>
          </m:sup>
        </m:sSubSup>
      </m:oMath>
      <w:ins w:id="547" w:author="tang zijia" w:date="2023-09-10T14:58:00Z">
        <w:r w:rsidRPr="002F5351">
          <w:rPr>
            <w:rFonts w:ascii="Times New Roman" w:hAnsi="Times New Roman" w:cs="Times New Roman"/>
          </w:rPr>
          <w:t xml:space="preserve">. </w:t>
        </w:r>
      </w:ins>
    </w:p>
    <w:p w14:paraId="340CCA04" w14:textId="768C8E88" w:rsidR="00AA340F" w:rsidRPr="002F5351" w:rsidRDefault="00AA340F" w:rsidP="00AA340F">
      <w:pPr>
        <w:pStyle w:val="FirstParagraph"/>
        <w:jc w:val="both"/>
        <w:rPr>
          <w:ins w:id="548" w:author="tang zijia" w:date="2023-09-10T14:59:00Z"/>
          <w:rFonts w:ascii="Times New Roman" w:hAnsi="Times New Roman" w:cs="Times New Roman"/>
        </w:rPr>
      </w:pPr>
      <w:ins w:id="549" w:author="tang zijia" w:date="2023-09-10T14:59:00Z">
        <w:r w:rsidRPr="002F5351">
          <w:rPr>
            <w:rFonts w:ascii="Times New Roman" w:hAnsi="Times New Roman" w:cs="Times New Roman"/>
          </w:rPr>
          <w:t>Therefore, our Generated Loss</w:t>
        </w:r>
      </w:ins>
      <w:ins w:id="550" w:author="tang zijia" w:date="2023-09-10T15:23:00Z">
        <w:r w:rsidR="00D35BB8">
          <w:rPr>
            <w:rFonts w:ascii="Times New Roman" w:hAnsi="Times New Roman" w:cs="Times New Roman"/>
          </w:rPr>
          <w:t xml:space="preserve"> and KLLoss</w:t>
        </w:r>
      </w:ins>
      <w:ins w:id="551" w:author="tang zijia" w:date="2023-09-10T14:59:00Z">
        <w:r w:rsidRPr="002F5351">
          <w:rPr>
            <w:rFonts w:ascii="Times New Roman" w:hAnsi="Times New Roman" w:cs="Times New Roman"/>
          </w:rPr>
          <w:t xml:space="preserve"> </w:t>
        </w:r>
      </w:ins>
      <w:ins w:id="552" w:author="tang zijia" w:date="2023-09-10T15:23:00Z">
        <w:r w:rsidR="00FF048D">
          <w:rPr>
            <w:rFonts w:ascii="Times New Roman" w:hAnsi="Times New Roman" w:cs="Times New Roman"/>
          </w:rPr>
          <w:t>were</w:t>
        </w:r>
      </w:ins>
      <w:ins w:id="553" w:author="tang zijia" w:date="2023-09-10T14:59:00Z">
        <w:r w:rsidRPr="002F5351">
          <w:rPr>
            <w:rFonts w:ascii="Times New Roman" w:hAnsi="Times New Roman" w:cs="Times New Roman"/>
          </w:rPr>
          <w:t>:</w:t>
        </w:r>
      </w:ins>
    </w:p>
    <w:p w14:paraId="3D8F0DAF" w14:textId="1B99810D" w:rsidR="00AA340F" w:rsidRPr="00AA340F" w:rsidRDefault="00AA340F" w:rsidP="00AA340F">
      <w:pPr>
        <w:pStyle w:val="a0"/>
        <w:rPr>
          <w:ins w:id="554" w:author="tang zijia" w:date="2023-09-10T14:59:00Z"/>
        </w:rPr>
      </w:pPr>
      <m:oMathPara>
        <m:oMath>
          <m:r>
            <w:ins w:id="555" w:author="tang zijia" w:date="2023-09-10T14:59:00Z">
              <w:rPr>
                <w:rFonts w:ascii="Cambria Math" w:hAnsi="Cambria Math" w:cs="Times New Roman"/>
              </w:rPr>
              <m:t>GenLoss</m:t>
            </w:ins>
          </m:r>
          <m:r>
            <w:ins w:id="556" w:author="tang zijia" w:date="2023-09-10T14:59:00Z">
              <m:rPr>
                <m:sty m:val="p"/>
              </m:rPr>
              <w:rPr>
                <w:rFonts w:ascii="Cambria Math" w:hAnsi="Cambria Math" w:cs="Times New Roman"/>
              </w:rPr>
              <m:t>=</m:t>
            </w:ins>
          </m:r>
          <m:r>
            <w:ins w:id="557" w:author="tang zijia" w:date="2023-09-10T14:59:00Z">
              <w:rPr>
                <w:rFonts w:ascii="Cambria Math" w:hAnsi="Cambria Math" w:cs="Times New Roman"/>
              </w:rPr>
              <m:t>SmoothL1loss</m:t>
            </w:ins>
          </m:r>
          <m:r>
            <w:ins w:id="558" w:author="tang zijia" w:date="2023-09-10T14:59:00Z">
              <m:rPr>
                <m:sty m:val="p"/>
              </m:rPr>
              <w:rPr>
                <w:rFonts w:ascii="Cambria Math" w:hAnsi="Cambria Math" w:cs="Times New Roman"/>
              </w:rPr>
              <m:t>(</m:t>
            </w:ins>
          </m:r>
          <m:sSup>
            <m:sSupPr>
              <m:ctrlPr>
                <w:ins w:id="559" w:author="tang zijia" w:date="2023-09-10T14:59:00Z">
                  <w:rPr>
                    <w:rFonts w:ascii="Cambria Math" w:hAnsi="Cambria Math" w:cs="Times New Roman"/>
                  </w:rPr>
                </w:ins>
              </m:ctrlPr>
            </m:sSupPr>
            <m:e>
              <m:r>
                <w:ins w:id="560" w:author="tang zijia" w:date="2023-09-10T14:59:00Z">
                  <w:rPr>
                    <w:rFonts w:ascii="Cambria Math" w:hAnsi="Cambria Math" w:cs="Times New Roman"/>
                  </w:rPr>
                  <m:t>X</m:t>
                </w:ins>
              </m:r>
            </m:e>
            <m:sup>
              <m:r>
                <w:ins w:id="561" w:author="tang zijia" w:date="2023-09-10T14:59:00Z">
                  <w:rPr>
                    <w:rFonts w:ascii="Cambria Math" w:hAnsi="Cambria Math" w:cs="Times New Roman"/>
                  </w:rPr>
                  <m:t>perb</m:t>
                </w:ins>
              </m:r>
            </m:sup>
          </m:sSup>
          <m:r>
            <w:ins w:id="562" w:author="tang zijia" w:date="2023-09-10T14:59:00Z">
              <m:rPr>
                <m:sty m:val="p"/>
              </m:rPr>
              <w:rPr>
                <w:rFonts w:ascii="Cambria Math" w:hAnsi="Cambria Math" w:cs="Times New Roman"/>
              </w:rPr>
              <m:t>,</m:t>
            </w:ins>
          </m:r>
          <m:sSup>
            <m:sSupPr>
              <m:ctrlPr>
                <w:ins w:id="563" w:author="tang zijia" w:date="2023-09-10T14:59:00Z">
                  <w:rPr>
                    <w:rFonts w:ascii="Cambria Math" w:hAnsi="Cambria Math" w:cs="Times New Roman"/>
                  </w:rPr>
                </w:ins>
              </m:ctrlPr>
            </m:sSupPr>
            <m:e>
              <m:acc>
                <m:accPr>
                  <m:ctrlPr>
                    <w:ins w:id="564" w:author="tang zijia" w:date="2023-09-10T14:59:00Z">
                      <w:rPr>
                        <w:rFonts w:ascii="Cambria Math" w:hAnsi="Cambria Math" w:cs="Times New Roman"/>
                      </w:rPr>
                    </w:ins>
                  </m:ctrlPr>
                </m:accPr>
                <m:e>
                  <m:r>
                    <w:ins w:id="565" w:author="tang zijia" w:date="2023-09-10T14:59:00Z">
                      <w:rPr>
                        <w:rFonts w:ascii="Cambria Math" w:hAnsi="Cambria Math" w:cs="Times New Roman"/>
                      </w:rPr>
                      <m:t>X</m:t>
                    </w:ins>
                  </m:r>
                </m:e>
              </m:acc>
            </m:e>
            <m:sup>
              <m:r>
                <w:ins w:id="566" w:author="tang zijia" w:date="2023-09-10T14:59:00Z">
                  <w:rPr>
                    <w:rFonts w:ascii="Cambria Math" w:hAnsi="Cambria Math" w:cs="Times New Roman"/>
                  </w:rPr>
                  <m:t>perb</m:t>
                </w:ins>
              </m:r>
            </m:sup>
          </m:sSup>
          <m:r>
            <w:ins w:id="567" w:author="tang zijia" w:date="2023-09-10T14:59:00Z">
              <w:rPr>
                <w:rFonts w:ascii="Cambria Math" w:hAnsi="Cambria Math" w:cs="Times New Roman"/>
              </w:rPr>
              <m:t>)</m:t>
            </w:ins>
          </m:r>
        </m:oMath>
      </m:oMathPara>
    </w:p>
    <w:p w14:paraId="6AF886CB" w14:textId="169DFBB2" w:rsidR="00AA340F" w:rsidRPr="00AA340F" w:rsidDel="00D35BB8" w:rsidRDefault="00AA340F">
      <w:pPr>
        <w:pStyle w:val="a0"/>
        <w:rPr>
          <w:del w:id="568" w:author="tang zijia" w:date="2023-09-10T15:23:00Z"/>
          <w:rPrChange w:id="569" w:author="tang zijia" w:date="2023-09-10T14:59:00Z">
            <w:rPr>
              <w:del w:id="570" w:author="tang zijia" w:date="2023-09-10T15:23:00Z"/>
              <w:rFonts w:ascii="Times New Roman" w:hAnsi="Times New Roman" w:cs="Times New Roman"/>
            </w:rPr>
          </w:rPrChange>
        </w:rPr>
        <w:pPrChange w:id="571" w:author="tang zijia" w:date="2023-09-10T14:59:00Z">
          <w:pPr>
            <w:pStyle w:val="a0"/>
            <w:spacing w:after="0"/>
          </w:pPr>
        </w:pPrChange>
      </w:pPr>
    </w:p>
    <w:p w14:paraId="1025F803" w14:textId="38F5285A" w:rsidR="00B111E8" w:rsidRDefault="00B111E8">
      <w:pPr>
        <w:pStyle w:val="FirstParagraph"/>
        <w:rPr>
          <w:ins w:id="572" w:author="tang zijia" w:date="2023-09-10T14:51:00Z"/>
          <w:rFonts w:ascii="Times New Roman" w:hAnsi="Times New Roman" w:cs="Times New Roman"/>
        </w:rPr>
        <w:pPrChange w:id="573" w:author="tang zijia" w:date="2023-09-10T14:51:00Z">
          <w:pPr>
            <w:pStyle w:val="FirstParagraph"/>
            <w:jc w:val="both"/>
          </w:pPr>
        </w:pPrChange>
      </w:pPr>
      <m:oMathPara>
        <m:oMath>
          <m:r>
            <w:ins w:id="574" w:author="tang zijia" w:date="2023-09-10T14:51:00Z">
              <w:rPr>
                <w:rFonts w:ascii="Cambria Math" w:hAnsi="Cambria Math" w:cs="Times New Roman"/>
              </w:rPr>
              <m:t>KLLoss</m:t>
            </w:ins>
          </m:r>
          <m:r>
            <w:ins w:id="575" w:author="tang zijia" w:date="2023-09-10T14:51:00Z">
              <m:rPr>
                <m:sty m:val="p"/>
              </m:rPr>
              <w:rPr>
                <w:rFonts w:ascii="Cambria Math" w:hAnsi="Cambria Math" w:cs="Times New Roman"/>
              </w:rPr>
              <m:t>=</m:t>
            </w:ins>
          </m:r>
          <m:r>
            <w:ins w:id="576" w:author="tang zijia" w:date="2023-09-10T14:51:00Z">
              <w:rPr>
                <w:rFonts w:ascii="Cambria Math" w:hAnsi="Cambria Math" w:cs="Times New Roman"/>
              </w:rPr>
              <m:t>KL</m:t>
            </w:ins>
          </m:r>
          <m:d>
            <m:dPr>
              <m:ctrlPr>
                <w:ins w:id="577" w:author="tang zijia" w:date="2023-09-10T14:51:00Z">
                  <w:rPr>
                    <w:rFonts w:ascii="Cambria Math" w:hAnsi="Cambria Math" w:cs="Times New Roman"/>
                  </w:rPr>
                </w:ins>
              </m:ctrlPr>
            </m:dPr>
            <m:e>
              <m:r>
                <w:ins w:id="578" w:author="tang zijia" w:date="2023-09-10T14:51:00Z">
                  <w:rPr>
                    <w:rFonts w:ascii="Cambria Math" w:hAnsi="Cambria Math" w:cs="Times New Roman"/>
                  </w:rPr>
                  <m:t>N</m:t>
                </w:ins>
              </m:r>
              <m:d>
                <m:dPr>
                  <m:ctrlPr>
                    <w:ins w:id="579" w:author="tang zijia" w:date="2023-09-10T14:51:00Z">
                      <w:rPr>
                        <w:rFonts w:ascii="Cambria Math" w:hAnsi="Cambria Math" w:cs="Times New Roman"/>
                      </w:rPr>
                    </w:ins>
                  </m:ctrlPr>
                </m:dPr>
                <m:e>
                  <m:sSup>
                    <m:sSupPr>
                      <m:ctrlPr>
                        <w:ins w:id="580" w:author="tang zijia" w:date="2023-09-10T14:51:00Z">
                          <w:rPr>
                            <w:rFonts w:ascii="Cambria Math" w:hAnsi="Cambria Math" w:cs="Times New Roman"/>
                            <w:i/>
                          </w:rPr>
                        </w:ins>
                      </m:ctrlPr>
                    </m:sSupPr>
                    <m:e>
                      <m:r>
                        <w:ins w:id="581" w:author="tang zijia" w:date="2023-09-10T14:51:00Z">
                          <w:rPr>
                            <w:rFonts w:ascii="Cambria Math" w:hAnsi="Cambria Math" w:cs="Times New Roman"/>
                          </w:rPr>
                          <m:t>μ</m:t>
                        </w:ins>
                      </m:r>
                    </m:e>
                    <m:sup>
                      <m:r>
                        <w:ins w:id="582" w:author="tang zijia" w:date="2023-09-10T14:51:00Z">
                          <w:rPr>
                            <w:rFonts w:ascii="Cambria Math" w:hAnsi="Cambria Math" w:cs="Times New Roman"/>
                          </w:rPr>
                          <m:t>ctrl</m:t>
                        </w:ins>
                      </m:r>
                    </m:sup>
                  </m:sSup>
                  <m:r>
                    <w:ins w:id="583" w:author="tang zijia" w:date="2023-09-10T14:51:00Z">
                      <m:rPr>
                        <m:sty m:val="p"/>
                      </m:rPr>
                      <w:rPr>
                        <w:rFonts w:ascii="Cambria Math" w:hAnsi="Cambria Math" w:cs="Times New Roman"/>
                      </w:rPr>
                      <m:t>,</m:t>
                    </w:ins>
                  </m:r>
                  <m:sSup>
                    <m:sSupPr>
                      <m:ctrlPr>
                        <w:ins w:id="584" w:author="tang zijia" w:date="2023-09-10T14:51:00Z">
                          <w:rPr>
                            <w:rFonts w:ascii="Cambria Math" w:hAnsi="Cambria Math" w:cs="Times New Roman"/>
                            <w:i/>
                          </w:rPr>
                        </w:ins>
                      </m:ctrlPr>
                    </m:sSupPr>
                    <m:e>
                      <m:r>
                        <w:ins w:id="585" w:author="tang zijia" w:date="2023-09-10T14:51:00Z">
                          <w:rPr>
                            <w:rFonts w:ascii="Cambria Math" w:hAnsi="Cambria Math" w:cs="Times New Roman"/>
                          </w:rPr>
                          <m:t>σ</m:t>
                        </w:ins>
                      </m:r>
                      <m:ctrlPr>
                        <w:ins w:id="586" w:author="tang zijia" w:date="2023-09-10T14:51:00Z">
                          <w:rPr>
                            <w:rFonts w:ascii="Cambria Math" w:hAnsi="Cambria Math" w:cs="Times New Roman"/>
                          </w:rPr>
                        </w:ins>
                      </m:ctrlPr>
                    </m:e>
                    <m:sup>
                      <m:r>
                        <w:ins w:id="587" w:author="tang zijia" w:date="2023-09-10T14:51:00Z">
                          <w:rPr>
                            <w:rFonts w:ascii="Cambria Math" w:hAnsi="Cambria Math" w:cs="Times New Roman"/>
                          </w:rPr>
                          <m:t>ctrl</m:t>
                        </w:ins>
                      </m:r>
                    </m:sup>
                  </m:sSup>
                </m:e>
              </m:d>
              <m:r>
                <w:ins w:id="588" w:author="tang zijia" w:date="2023-09-10T14:51:00Z">
                  <m:rPr>
                    <m:sty m:val="p"/>
                  </m:rPr>
                  <w:rPr>
                    <w:rFonts w:ascii="Cambria Math" w:hAnsi="Cambria Math" w:cs="Times New Roman"/>
                  </w:rPr>
                  <m:t>,</m:t>
                </w:ins>
              </m:r>
              <m:r>
                <w:ins w:id="589" w:author="tang zijia" w:date="2023-09-10T14:51:00Z">
                  <w:rPr>
                    <w:rFonts w:ascii="Cambria Math" w:hAnsi="Cambria Math" w:cs="Times New Roman"/>
                  </w:rPr>
                  <m:t>N</m:t>
                </w:ins>
              </m:r>
              <m:d>
                <m:dPr>
                  <m:ctrlPr>
                    <w:ins w:id="590" w:author="tang zijia" w:date="2023-09-10T14:51:00Z">
                      <w:rPr>
                        <w:rFonts w:ascii="Cambria Math" w:hAnsi="Cambria Math" w:cs="Times New Roman"/>
                      </w:rPr>
                    </w:ins>
                  </m:ctrlPr>
                </m:dPr>
                <m:e>
                  <m:r>
                    <w:ins w:id="591" w:author="tang zijia" w:date="2023-09-10T14:51:00Z">
                      <w:rPr>
                        <w:rFonts w:ascii="Cambria Math" w:hAnsi="Cambria Math" w:cs="Times New Roman"/>
                      </w:rPr>
                      <m:t>0</m:t>
                    </w:ins>
                  </m:r>
                  <m:r>
                    <w:ins w:id="592" w:author="tang zijia" w:date="2023-09-10T14:51:00Z">
                      <m:rPr>
                        <m:sty m:val="p"/>
                      </m:rPr>
                      <w:rPr>
                        <w:rFonts w:ascii="Cambria Math" w:hAnsi="Cambria Math" w:cs="Times New Roman"/>
                      </w:rPr>
                      <m:t>,</m:t>
                    </w:ins>
                  </m:r>
                  <m:r>
                    <w:ins w:id="593" w:author="tang zijia" w:date="2023-09-10T14:51:00Z">
                      <w:rPr>
                        <w:rFonts w:ascii="Cambria Math" w:hAnsi="Cambria Math" w:cs="Times New Roman"/>
                      </w:rPr>
                      <m:t>I</m:t>
                    </w:ins>
                  </m:r>
                </m:e>
              </m:d>
            </m:e>
          </m:d>
        </m:oMath>
      </m:oMathPara>
    </w:p>
    <w:p w14:paraId="6D6B2107" w14:textId="4E200C80" w:rsidR="00B111E8" w:rsidRPr="002F5351" w:rsidDel="00B111E8" w:rsidRDefault="00AC6938" w:rsidP="00B111E8">
      <w:pPr>
        <w:pStyle w:val="FirstParagraph"/>
        <w:rPr>
          <w:del w:id="594" w:author="tang zijia" w:date="2023-09-10T14:52:00Z"/>
          <w:rFonts w:ascii="Times New Roman" w:hAnsi="Times New Roman" w:cs="Times New Roman"/>
        </w:rPr>
      </w:pPr>
      <w:del w:id="595" w:author="tang zijia" w:date="2023-09-10T14:58:00Z">
        <w:r w:rsidRPr="002F5351" w:rsidDel="00AA340F">
          <w:rPr>
            <w:rFonts w:ascii="Times New Roman" w:hAnsi="Times New Roman" w:cs="Times New Roman"/>
          </w:rPr>
          <w:delText xml:space="preserve">Note that our task was to </w:delText>
        </w:r>
      </w:del>
      <w:del w:id="596" w:author="tang zijia" w:date="2023-09-10T14:27:00Z">
        <w:r w:rsidRPr="002F5351" w:rsidDel="000055B1">
          <w:rPr>
            <w:rFonts w:ascii="Times New Roman" w:hAnsi="Times New Roman" w:cs="Times New Roman"/>
          </w:rPr>
          <w:delText xml:space="preserve">perturb </w:delText>
        </w:r>
      </w:del>
      <w:del w:id="597" w:author="tang zijia" w:date="2023-09-10T14:58:00Z">
        <w:r w:rsidRPr="002F5351" w:rsidDel="00AA340F">
          <w:rPr>
            <w:rFonts w:ascii="Times New Roman" w:hAnsi="Times New Roman" w:cs="Times New Roman"/>
          </w:rPr>
          <w:delText xml:space="preserve">the cell types </w:delText>
        </w:r>
      </w:del>
      <w:del w:id="598" w:author="tang zijia" w:date="2023-09-10T14:28:00Z">
        <w:r w:rsidRPr="002F5351" w:rsidDel="000055B1">
          <w:rPr>
            <w:rFonts w:ascii="Times New Roman" w:hAnsi="Times New Roman" w:cs="Times New Roman"/>
          </w:rPr>
          <w:delText>from</w:delText>
        </w:r>
      </w:del>
      <w:del w:id="599" w:author="tang zijia" w:date="2023-09-10T14:58:00Z">
        <w:r w:rsidRPr="002F5351" w:rsidDel="00AA340F">
          <w:rPr>
            <w:rFonts w:ascii="Times New Roman" w:hAnsi="Times New Roman" w:cs="Times New Roman"/>
          </w:rPr>
          <w:delText xml:space="preserve"> the control dataset</w:delText>
        </w:r>
      </w:del>
      <w:del w:id="600" w:author="tang zijia" w:date="2023-09-10T14:28:00Z">
        <w:r w:rsidRPr="002F5351" w:rsidDel="000055B1">
          <w:rPr>
            <w:rFonts w:ascii="Times New Roman" w:hAnsi="Times New Roman" w:cs="Times New Roman"/>
          </w:rPr>
          <w:delText xml:space="preserve"> to the </w:delText>
        </w:r>
        <w:r w:rsidRPr="006506E8" w:rsidDel="000055B1">
          <w:rPr>
            <w:rFonts w:ascii="Times New Roman" w:hAnsi="Times New Roman" w:cs="Times New Roman"/>
            <w:highlight w:val="yellow"/>
          </w:rPr>
          <w:delText>stimulus</w:delText>
        </w:r>
        <w:r w:rsidRPr="002F5351" w:rsidDel="000055B1">
          <w:rPr>
            <w:rFonts w:ascii="Times New Roman" w:hAnsi="Times New Roman" w:cs="Times New Roman"/>
          </w:rPr>
          <w:delText xml:space="preserve"> dataset</w:delText>
        </w:r>
      </w:del>
      <w:del w:id="601" w:author="tang zijia" w:date="2023-09-10T14:58:00Z">
        <w:r w:rsidRPr="002F5351" w:rsidDel="00AA340F">
          <w:rPr>
            <w:rFonts w:ascii="Times New Roman" w:hAnsi="Times New Roman" w:cs="Times New Roman"/>
          </w:rPr>
          <w:delText>,</w:delText>
        </w:r>
      </w:del>
      <w:del w:id="602" w:author="tang zijia" w:date="2023-09-10T14:28:00Z">
        <w:r w:rsidRPr="002F5351" w:rsidDel="000055B1">
          <w:rPr>
            <w:rFonts w:ascii="Times New Roman" w:hAnsi="Times New Roman" w:cs="Times New Roman"/>
          </w:rPr>
          <w:delText xml:space="preserve"> </w:delText>
        </w:r>
      </w:del>
      <w:del w:id="603" w:author="tang zijia" w:date="2023-09-10T14:58:00Z">
        <w:r w:rsidRPr="002F5351" w:rsidDel="00AA340F">
          <w:rPr>
            <w:rFonts w:ascii="Times New Roman" w:hAnsi="Times New Roman" w:cs="Times New Roman"/>
          </w:rPr>
          <w:delText>instead of generating the samples from</w:delText>
        </w:r>
      </w:del>
      <w:del w:id="604" w:author="tang zijia" w:date="2023-09-10T14:40:00Z">
        <w:r w:rsidRPr="002F5351" w:rsidDel="00880F1C">
          <w:rPr>
            <w:rFonts w:ascii="Times New Roman" w:hAnsi="Times New Roman" w:cs="Times New Roman"/>
          </w:rPr>
          <w:delText xml:space="preserve"> </w:delText>
        </w:r>
      </w:del>
      <m:oMath>
        <m:sSubSup>
          <m:sSubSupPr>
            <m:ctrlPr>
              <w:del w:id="605" w:author="tang zijia" w:date="2023-09-10T14:58:00Z">
                <w:rPr>
                  <w:rFonts w:ascii="Cambria Math" w:hAnsi="Cambria Math" w:cs="Times New Roman"/>
                </w:rPr>
              </w:del>
            </m:ctrlPr>
          </m:sSubSupPr>
          <m:e>
            <m:r>
              <w:del w:id="606" w:author="tang zijia" w:date="2023-09-10T14:58:00Z">
                <w:rPr>
                  <w:rFonts w:ascii="Cambria Math" w:hAnsi="Cambria Math" w:cs="Times New Roman"/>
                </w:rPr>
                <m:t>Z</m:t>
              </w:del>
            </m:r>
          </m:e>
          <m:sub>
            <m:r>
              <w:del w:id="607" w:author="tang zijia" w:date="2023-09-10T14:58:00Z">
                <w:rPr>
                  <w:rFonts w:ascii="Cambria Math" w:hAnsi="Cambria Math" w:cs="Times New Roman"/>
                </w:rPr>
                <m:t>c</m:t>
              </w:del>
            </m:r>
          </m:sub>
          <m:sup>
            <m:r>
              <w:del w:id="608" w:author="tang zijia" w:date="2023-09-10T14:27:00Z">
                <w:rPr>
                  <w:rFonts w:ascii="Cambria Math" w:hAnsi="Cambria Math" w:cs="Times New Roman"/>
                </w:rPr>
                <m:t>stim</m:t>
              </w:del>
            </m:r>
          </m:sup>
        </m:sSubSup>
      </m:oMath>
      <w:del w:id="609" w:author="tang zijia" w:date="2023-09-10T14:58:00Z">
        <w:r w:rsidRPr="002F5351" w:rsidDel="00AA340F">
          <w:rPr>
            <w:rFonts w:ascii="Times New Roman" w:hAnsi="Times New Roman" w:cs="Times New Roman"/>
          </w:rPr>
          <w:delText xml:space="preserve"> and </w:delText>
        </w:r>
      </w:del>
      <m:oMath>
        <m:sSubSup>
          <m:sSubSupPr>
            <m:ctrlPr>
              <w:del w:id="610" w:author="tang zijia" w:date="2023-09-10T14:58:00Z">
                <w:rPr>
                  <w:rFonts w:ascii="Cambria Math" w:hAnsi="Cambria Math" w:cs="Times New Roman"/>
                </w:rPr>
              </w:del>
            </m:ctrlPr>
          </m:sSubSupPr>
          <m:e>
            <m:r>
              <w:del w:id="611" w:author="tang zijia" w:date="2023-09-10T14:58:00Z">
                <w:rPr>
                  <w:rFonts w:ascii="Cambria Math" w:hAnsi="Cambria Math" w:cs="Times New Roman"/>
                </w:rPr>
                <m:t>Z</m:t>
              </w:del>
            </m:r>
          </m:e>
          <m:sub>
            <m:r>
              <w:del w:id="612" w:author="tang zijia" w:date="2023-09-10T14:58:00Z">
                <w:rPr>
                  <w:rFonts w:ascii="Cambria Math" w:hAnsi="Cambria Math" w:cs="Times New Roman"/>
                </w:rPr>
                <m:t>c</m:t>
              </w:del>
            </m:r>
          </m:sub>
          <m:sup>
            <m:r>
              <w:del w:id="613" w:author="tang zijia" w:date="2023-09-10T14:58:00Z">
                <w:rPr>
                  <w:rFonts w:ascii="Cambria Math" w:hAnsi="Cambria Math" w:cs="Times New Roman"/>
                </w:rPr>
                <m:t>ctrl</m:t>
              </w:del>
            </m:r>
          </m:sup>
        </m:sSubSup>
      </m:oMath>
      <w:del w:id="614" w:author="tang zijia" w:date="2023-09-10T14:58:00Z">
        <w:r w:rsidRPr="002F5351" w:rsidDel="00AA340F">
          <w:rPr>
            <w:rFonts w:ascii="Times New Roman" w:hAnsi="Times New Roman" w:cs="Times New Roman"/>
          </w:rPr>
          <w:delText xml:space="preserve">, we use </w:delText>
        </w:r>
      </w:del>
      <m:oMath>
        <m:sSubSup>
          <m:sSubSupPr>
            <m:ctrlPr>
              <w:del w:id="615" w:author="tang zijia" w:date="2023-09-10T14:58:00Z">
                <w:rPr>
                  <w:rFonts w:ascii="Cambria Math" w:hAnsi="Cambria Math" w:cs="Times New Roman"/>
                </w:rPr>
              </w:del>
            </m:ctrlPr>
          </m:sSubSupPr>
          <m:e>
            <m:acc>
              <m:accPr>
                <m:ctrlPr>
                  <w:del w:id="616" w:author="tang zijia" w:date="2023-09-10T14:58:00Z">
                    <w:rPr>
                      <w:rFonts w:ascii="Cambria Math" w:hAnsi="Cambria Math" w:cs="Times New Roman"/>
                    </w:rPr>
                  </w:del>
                </m:ctrlPr>
              </m:accPr>
              <m:e>
                <m:r>
                  <w:del w:id="617" w:author="tang zijia" w:date="2023-09-10T14:58:00Z">
                    <w:rPr>
                      <w:rFonts w:ascii="Cambria Math" w:hAnsi="Cambria Math" w:cs="Times New Roman"/>
                    </w:rPr>
                    <m:t>Z</m:t>
                  </w:del>
                </m:r>
              </m:e>
            </m:acc>
          </m:e>
          <m:sub>
            <m:r>
              <w:del w:id="618" w:author="tang zijia" w:date="2023-09-10T14:58:00Z">
                <w:rPr>
                  <w:rFonts w:ascii="Cambria Math" w:hAnsi="Cambria Math" w:cs="Times New Roman"/>
                </w:rPr>
                <m:t>c</m:t>
              </w:del>
            </m:r>
          </m:sub>
          <m:sup>
            <m:r>
              <w:del w:id="619" w:author="tang zijia" w:date="2023-09-10T14:27:00Z">
                <w:rPr>
                  <w:rFonts w:ascii="Cambria Math" w:hAnsi="Cambria Math" w:cs="Times New Roman"/>
                </w:rPr>
                <m:t>stim</m:t>
              </w:del>
            </m:r>
          </m:sup>
        </m:sSubSup>
      </m:oMath>
      <w:del w:id="620" w:author="tang zijia" w:date="2023-09-10T14:58:00Z">
        <w:r w:rsidRPr="002F5351" w:rsidDel="00AA340F">
          <w:rPr>
            <w:rFonts w:ascii="Times New Roman" w:hAnsi="Times New Roman" w:cs="Times New Roman"/>
          </w:rPr>
          <w:delText xml:space="preserve">. </w:delText>
        </w:r>
      </w:del>
      <m:oMath>
        <m:r>
          <w:del w:id="621" w:author="tang zijia" w:date="2023-09-10T15:23:00Z">
            <w:rPr>
              <w:rFonts w:ascii="Cambria Math" w:hAnsi="Cambria Math" w:cs="Times New Roman"/>
            </w:rPr>
            <m:t>KL</m:t>
          </w:del>
        </m:r>
        <m:d>
          <m:dPr>
            <m:ctrlPr>
              <w:del w:id="622" w:author="tang zijia" w:date="2023-09-10T15:23:00Z">
                <w:rPr>
                  <w:rFonts w:ascii="Cambria Math" w:hAnsi="Cambria Math" w:cs="Times New Roman"/>
                </w:rPr>
              </w:del>
            </m:ctrlPr>
          </m:dPr>
          <m:e>
            <m:r>
              <w:del w:id="623" w:author="tang zijia" w:date="2023-09-10T15:23:00Z">
                <w:rPr>
                  <w:rFonts w:ascii="Cambria Math" w:hAnsi="Cambria Math" w:cs="Times New Roman"/>
                </w:rPr>
                <m:t>P</m:t>
              </w:del>
            </m:r>
            <m:r>
              <w:del w:id="624" w:author="tang zijia" w:date="2023-09-10T15:23:00Z">
                <m:rPr>
                  <m:sty m:val="p"/>
                </m:rPr>
                <w:rPr>
                  <w:rFonts w:ascii="Cambria Math" w:hAnsi="Cambria Math" w:cs="Times New Roman"/>
                </w:rPr>
                <m:t>,</m:t>
              </w:del>
            </m:r>
            <m:r>
              <w:del w:id="625" w:author="tang zijia" w:date="2023-09-10T15:23:00Z">
                <w:rPr>
                  <w:rFonts w:ascii="Cambria Math" w:hAnsi="Cambria Math" w:cs="Times New Roman"/>
                </w:rPr>
                <m:t>Q</m:t>
              </w:del>
            </m:r>
          </m:e>
        </m:d>
        <m:r>
          <w:del w:id="626" w:author="tang zijia" w:date="2023-09-10T15:23:00Z">
            <m:rPr>
              <m:sty m:val="p"/>
            </m:rPr>
            <w:rPr>
              <w:rFonts w:ascii="Cambria Math" w:hAnsi="Cambria Math" w:cs="Times New Roman"/>
            </w:rPr>
            <m:t>=</m:t>
          </w:del>
        </m:r>
        <m:nary>
          <m:naryPr>
            <m:chr m:val="∑"/>
            <m:limLoc m:val="undOvr"/>
            <m:supHide m:val="1"/>
            <m:ctrlPr>
              <w:del w:id="627" w:author="tang zijia" w:date="2023-09-10T15:23:00Z">
                <w:rPr>
                  <w:rFonts w:ascii="Cambria Math" w:hAnsi="Cambria Math" w:cs="Times New Roman"/>
                </w:rPr>
              </w:del>
            </m:ctrlPr>
          </m:naryPr>
          <m:sub>
            <m:r>
              <w:del w:id="628" w:author="tang zijia" w:date="2023-09-10T15:23:00Z">
                <w:rPr>
                  <w:rFonts w:ascii="Cambria Math" w:hAnsi="Cambria Math" w:cs="Times New Roman"/>
                </w:rPr>
                <m:t>x</m:t>
              </w:del>
            </m:r>
            <m:r>
              <w:del w:id="629" w:author="tang zijia" w:date="2023-09-10T15:23:00Z">
                <m:rPr>
                  <m:sty m:val="p"/>
                </m:rPr>
                <w:rPr>
                  <w:rFonts w:ascii="Cambria Math" w:hAnsi="Cambria Math" w:cs="Times New Roman"/>
                </w:rPr>
                <m:t>∈</m:t>
              </w:del>
            </m:r>
            <m:r>
              <w:del w:id="630" w:author="tang zijia" w:date="2023-09-10T15:23:00Z">
                <w:rPr>
                  <w:rFonts w:ascii="Cambria Math" w:hAnsi="Cambria Math" w:cs="Times New Roman"/>
                </w:rPr>
                <m:t>X</m:t>
              </w:del>
            </m:r>
          </m:sub>
          <m:sup>
            <m:r>
              <w:del w:id="631" w:author="tang zijia" w:date="2023-09-10T15:23:00Z">
                <w:rPr>
                  <w:rFonts w:ascii="Cambria Math" w:hAnsi="Cambria Math" w:cs="Times New Roman"/>
                </w:rPr>
                <m:t>​</m:t>
              </w:del>
            </m:r>
          </m:sup>
          <m:e>
            <m:r>
              <w:del w:id="632" w:author="tang zijia" w:date="2023-09-10T15:23:00Z">
                <w:rPr>
                  <w:rFonts w:ascii="Cambria Math" w:hAnsi="Cambria Math" w:cs="Times New Roman"/>
                </w:rPr>
                <m:t>P</m:t>
              </w:del>
            </m:r>
          </m:e>
        </m:nary>
        <m:d>
          <m:dPr>
            <m:ctrlPr>
              <w:del w:id="633" w:author="tang zijia" w:date="2023-09-10T15:23:00Z">
                <w:rPr>
                  <w:rFonts w:ascii="Cambria Math" w:hAnsi="Cambria Math" w:cs="Times New Roman"/>
                </w:rPr>
              </w:del>
            </m:ctrlPr>
          </m:dPr>
          <m:e>
            <m:r>
              <w:del w:id="634" w:author="tang zijia" w:date="2023-09-10T15:23:00Z">
                <w:rPr>
                  <w:rFonts w:ascii="Cambria Math" w:hAnsi="Cambria Math" w:cs="Times New Roman"/>
                </w:rPr>
                <m:t>x</m:t>
              </w:del>
            </m:r>
          </m:e>
        </m:d>
        <m:r>
          <w:del w:id="635" w:author="tang zijia" w:date="2023-09-10T15:23:00Z">
            <w:rPr>
              <w:rFonts w:ascii="Cambria Math" w:hAnsi="Cambria Math" w:cs="Times New Roman"/>
            </w:rPr>
            <m:t>log</m:t>
          </w:del>
        </m:r>
        <m:d>
          <m:dPr>
            <m:ctrlPr>
              <w:del w:id="636" w:author="tang zijia" w:date="2023-09-10T15:23:00Z">
                <w:rPr>
                  <w:rFonts w:ascii="Cambria Math" w:hAnsi="Cambria Math" w:cs="Times New Roman"/>
                </w:rPr>
              </w:del>
            </m:ctrlPr>
          </m:dPr>
          <m:e>
            <m:f>
              <m:fPr>
                <m:ctrlPr>
                  <w:del w:id="637" w:author="tang zijia" w:date="2023-09-10T15:23:00Z">
                    <w:rPr>
                      <w:rFonts w:ascii="Cambria Math" w:hAnsi="Cambria Math" w:cs="Times New Roman"/>
                    </w:rPr>
                  </w:del>
                </m:ctrlPr>
              </m:fPr>
              <m:num>
                <m:r>
                  <w:del w:id="638" w:author="tang zijia" w:date="2023-09-10T15:23:00Z">
                    <w:rPr>
                      <w:rFonts w:ascii="Cambria Math" w:hAnsi="Cambria Math" w:cs="Times New Roman"/>
                    </w:rPr>
                    <m:t>P</m:t>
                  </w:del>
                </m:r>
                <m:d>
                  <m:dPr>
                    <m:ctrlPr>
                      <w:del w:id="639" w:author="tang zijia" w:date="2023-09-10T15:23:00Z">
                        <w:rPr>
                          <w:rFonts w:ascii="Cambria Math" w:hAnsi="Cambria Math" w:cs="Times New Roman"/>
                        </w:rPr>
                      </w:del>
                    </m:ctrlPr>
                  </m:dPr>
                  <m:e>
                    <m:r>
                      <w:del w:id="640" w:author="tang zijia" w:date="2023-09-10T15:23:00Z">
                        <w:rPr>
                          <w:rFonts w:ascii="Cambria Math" w:hAnsi="Cambria Math" w:cs="Times New Roman"/>
                        </w:rPr>
                        <m:t>x</m:t>
                      </w:del>
                    </m:r>
                  </m:e>
                </m:d>
              </m:num>
              <m:den>
                <m:r>
                  <w:del w:id="641" w:author="tang zijia" w:date="2023-09-10T15:23:00Z">
                    <w:rPr>
                      <w:rFonts w:ascii="Cambria Math" w:hAnsi="Cambria Math" w:cs="Times New Roman"/>
                    </w:rPr>
                    <m:t>Q</m:t>
                  </w:del>
                </m:r>
                <m:d>
                  <m:dPr>
                    <m:ctrlPr>
                      <w:del w:id="642" w:author="tang zijia" w:date="2023-09-10T15:23:00Z">
                        <w:rPr>
                          <w:rFonts w:ascii="Cambria Math" w:hAnsi="Cambria Math" w:cs="Times New Roman"/>
                        </w:rPr>
                      </w:del>
                    </m:ctrlPr>
                  </m:dPr>
                  <m:e>
                    <m:r>
                      <w:del w:id="643" w:author="tang zijia" w:date="2023-09-10T15:23:00Z">
                        <w:rPr>
                          <w:rFonts w:ascii="Cambria Math" w:hAnsi="Cambria Math" w:cs="Times New Roman"/>
                        </w:rPr>
                        <m:t>x</m:t>
                      </w:del>
                    </m:r>
                  </m:e>
                </m:d>
              </m:den>
            </m:f>
          </m:e>
        </m:d>
      </m:oMath>
    </w:p>
    <w:p w14:paraId="6CCBE6CC" w14:textId="0A03D8F7" w:rsidR="00AC6938" w:rsidRPr="002F5351" w:rsidDel="00AA340F" w:rsidRDefault="00AC6938" w:rsidP="00274AE8">
      <w:pPr>
        <w:pStyle w:val="FirstParagraph"/>
        <w:jc w:val="both"/>
        <w:rPr>
          <w:del w:id="644" w:author="tang zijia" w:date="2023-09-10T14:58:00Z"/>
          <w:rFonts w:ascii="Times New Roman" w:hAnsi="Times New Roman" w:cs="Times New Roman"/>
        </w:rPr>
      </w:pPr>
      <w:del w:id="645" w:author="tang zijia" w:date="2023-09-10T14:58:00Z">
        <w:r w:rsidRPr="002F5351" w:rsidDel="00AA340F">
          <w:rPr>
            <w:rFonts w:ascii="Times New Roman" w:hAnsi="Times New Roman" w:cs="Times New Roman"/>
          </w:rPr>
          <w:delText xml:space="preserve">Therefore, our Generated Loss </w:delText>
        </w:r>
      </w:del>
      <w:del w:id="646" w:author="tang zijia" w:date="2023-09-10T14:28:00Z">
        <w:r w:rsidRPr="002F5351" w:rsidDel="000055B1">
          <w:rPr>
            <w:rFonts w:ascii="Times New Roman" w:hAnsi="Times New Roman" w:cs="Times New Roman"/>
          </w:rPr>
          <w:delText>is</w:delText>
        </w:r>
      </w:del>
      <w:del w:id="647" w:author="tang zijia" w:date="2023-09-10T14:58:00Z">
        <w:r w:rsidRPr="002F5351" w:rsidDel="00AA340F">
          <w:rPr>
            <w:rFonts w:ascii="Times New Roman" w:hAnsi="Times New Roman" w:cs="Times New Roman"/>
          </w:rPr>
          <w:delText>:</w:delText>
        </w:r>
      </w:del>
    </w:p>
    <w:p w14:paraId="65620FD3" w14:textId="441A5BDF" w:rsidR="00AC6938" w:rsidRPr="002F5351" w:rsidDel="00D35BB8" w:rsidRDefault="00AC6938" w:rsidP="00AC6938">
      <w:pPr>
        <w:pStyle w:val="a0"/>
        <w:rPr>
          <w:del w:id="648" w:author="tang zijia" w:date="2023-09-10T15:23:00Z"/>
          <w:rFonts w:ascii="Times New Roman" w:hAnsi="Times New Roman" w:cs="Times New Roman"/>
        </w:rPr>
      </w:pPr>
      <m:oMathPara>
        <m:oMathParaPr>
          <m:jc m:val="center"/>
        </m:oMathParaPr>
        <m:oMath>
          <m:r>
            <w:del w:id="649" w:author="tang zijia" w:date="2023-09-10T14:58:00Z">
              <w:rPr>
                <w:rFonts w:ascii="Cambria Math" w:hAnsi="Cambria Math" w:cs="Times New Roman"/>
              </w:rPr>
              <m:t>GenLoss</m:t>
            </w:del>
          </m:r>
          <m:r>
            <w:del w:id="650" w:author="tang zijia" w:date="2023-09-10T14:58:00Z">
              <m:rPr>
                <m:sty m:val="p"/>
              </m:rPr>
              <w:rPr>
                <w:rFonts w:ascii="Cambria Math" w:hAnsi="Cambria Math" w:cs="Times New Roman"/>
              </w:rPr>
              <m:t>=</m:t>
            </w:del>
          </m:r>
          <m:r>
            <w:del w:id="651" w:author="tang zijia" w:date="2023-09-10T14:58:00Z">
              <w:rPr>
                <w:rFonts w:ascii="Cambria Math" w:hAnsi="Cambria Math" w:cs="Times New Roman"/>
              </w:rPr>
              <m:t>SmoothL1loss</m:t>
            </w:del>
          </m:r>
          <m:r>
            <w:del w:id="652" w:author="tang zijia" w:date="2023-09-10T14:58:00Z">
              <m:rPr>
                <m:sty m:val="p"/>
              </m:rPr>
              <w:rPr>
                <w:rFonts w:ascii="Cambria Math" w:hAnsi="Cambria Math" w:cs="Times New Roman"/>
              </w:rPr>
              <m:t>(</m:t>
            </w:del>
          </m:r>
          <m:sSup>
            <m:sSupPr>
              <m:ctrlPr>
                <w:del w:id="653" w:author="tang zijia" w:date="2023-09-10T14:58:00Z">
                  <w:rPr>
                    <w:rFonts w:ascii="Cambria Math" w:hAnsi="Cambria Math" w:cs="Times New Roman"/>
                  </w:rPr>
                </w:del>
              </m:ctrlPr>
            </m:sSupPr>
            <m:e>
              <m:acc>
                <m:accPr>
                  <m:ctrlPr>
                    <w:del w:id="654" w:author="tang zijia" w:date="2023-09-10T14:39:00Z">
                      <w:rPr>
                        <w:rFonts w:ascii="Cambria Math" w:hAnsi="Cambria Math" w:cs="Times New Roman"/>
                      </w:rPr>
                    </w:del>
                  </m:ctrlPr>
                </m:accPr>
                <m:e>
                  <m:r>
                    <w:del w:id="655" w:author="tang zijia" w:date="2023-09-10T14:39:00Z">
                      <w:rPr>
                        <w:rFonts w:ascii="Cambria Math" w:hAnsi="Cambria Math" w:cs="Times New Roman"/>
                      </w:rPr>
                      <m:t>X</m:t>
                    </w:del>
                  </m:r>
                </m:e>
              </m:acc>
            </m:e>
            <m:sup>
              <m:r>
                <w:del w:id="656" w:author="tang zijia" w:date="2023-09-10T14:39:00Z">
                  <w:rPr>
                    <w:rFonts w:ascii="Cambria Math" w:hAnsi="Cambria Math" w:cs="Times New Roman"/>
                  </w:rPr>
                  <m:t>stim</m:t>
                </w:del>
              </m:r>
            </m:sup>
          </m:sSup>
          <m:r>
            <w:del w:id="657" w:author="tang zijia" w:date="2023-09-10T14:58:00Z">
              <m:rPr>
                <m:sty m:val="p"/>
              </m:rPr>
              <w:rPr>
                <w:rFonts w:ascii="Cambria Math" w:hAnsi="Cambria Math" w:cs="Times New Roman"/>
              </w:rPr>
              <m:t>,</m:t>
            </w:del>
          </m:r>
          <m:sSub>
            <m:sSubPr>
              <m:ctrlPr>
                <w:del w:id="658" w:author="tang zijia" w:date="2023-09-10T14:39:00Z">
                  <w:rPr>
                    <w:rFonts w:ascii="Cambria Math" w:hAnsi="Cambria Math" w:cs="Times New Roman"/>
                  </w:rPr>
                </w:del>
              </m:ctrlPr>
            </m:sSubPr>
            <m:e>
              <m:r>
                <w:del w:id="659" w:author="tang zijia" w:date="2023-09-10T14:39:00Z">
                  <w:rPr>
                    <w:rFonts w:ascii="Cambria Math" w:hAnsi="Cambria Math" w:cs="Times New Roman"/>
                  </w:rPr>
                  <m:t>D</m:t>
                </w:del>
              </m:r>
            </m:e>
            <m:sub>
              <m:r>
                <w:del w:id="660" w:author="tang zijia" w:date="2023-09-10T14:39:00Z">
                  <w:rPr>
                    <w:rFonts w:ascii="Cambria Math" w:hAnsi="Cambria Math" w:cs="Times New Roman"/>
                  </w:rPr>
                  <m:t>Φ</m:t>
                </w:del>
              </m:r>
            </m:sub>
          </m:sSub>
          <m:d>
            <m:dPr>
              <m:ctrlPr>
                <w:del w:id="661" w:author="tang zijia" w:date="2023-09-10T14:39:00Z">
                  <w:rPr>
                    <w:rFonts w:ascii="Cambria Math" w:hAnsi="Cambria Math" w:cs="Times New Roman"/>
                  </w:rPr>
                </w:del>
              </m:ctrlPr>
            </m:dPr>
            <m:e>
              <m:sSubSup>
                <m:sSubSupPr>
                  <m:ctrlPr>
                    <w:del w:id="662" w:author="tang zijia" w:date="2023-09-10T14:29:00Z">
                      <w:rPr>
                        <w:rFonts w:ascii="Cambria Math" w:hAnsi="Cambria Math" w:cs="Times New Roman"/>
                      </w:rPr>
                    </w:del>
                  </m:ctrlPr>
                </m:sSubSupPr>
                <m:e>
                  <m:r>
                    <w:del w:id="663" w:author="tang zijia" w:date="2023-09-10T14:29:00Z">
                      <w:rPr>
                        <w:rFonts w:ascii="Cambria Math" w:hAnsi="Cambria Math" w:cs="Times New Roman"/>
                      </w:rPr>
                      <m:t>Z</m:t>
                    </w:del>
                  </m:r>
                </m:e>
                <m:sub>
                  <m:r>
                    <w:del w:id="664" w:author="tang zijia" w:date="2023-09-10T14:29:00Z">
                      <w:rPr>
                        <w:rFonts w:ascii="Cambria Math" w:hAnsi="Cambria Math" w:cs="Times New Roman"/>
                      </w:rPr>
                      <m:t>c</m:t>
                    </w:del>
                  </m:r>
                </m:sub>
                <m:sup>
                  <m:r>
                    <w:del w:id="665" w:author="tang zijia" w:date="2023-09-10T14:29:00Z">
                      <w:rPr>
                        <w:rFonts w:ascii="Cambria Math" w:hAnsi="Cambria Math" w:cs="Times New Roman"/>
                      </w:rPr>
                      <m:t>ctrl</m:t>
                    </w:del>
                  </m:r>
                </m:sup>
              </m:sSubSup>
              <m:r>
                <w:del w:id="666" w:author="tang zijia" w:date="2023-09-10T14:29:00Z">
                  <m:rPr>
                    <m:sty m:val="p"/>
                  </m:rPr>
                  <w:rPr>
                    <w:rFonts w:ascii="Cambria Math" w:hAnsi="Cambria Math" w:cs="Times New Roman"/>
                  </w:rPr>
                  <m:t>+</m:t>
                </w:del>
              </m:r>
              <m:sSub>
                <m:sSubPr>
                  <m:ctrlPr>
                    <w:del w:id="667" w:author="tang zijia" w:date="2023-09-10T14:29:00Z">
                      <w:rPr>
                        <w:rFonts w:ascii="Cambria Math" w:hAnsi="Cambria Math" w:cs="Times New Roman"/>
                      </w:rPr>
                    </w:del>
                  </m:ctrlPr>
                </m:sSubPr>
                <m:e>
                  <m:r>
                    <w:del w:id="668" w:author="tang zijia" w:date="2023-09-10T14:29:00Z">
                      <w:rPr>
                        <w:rFonts w:ascii="Cambria Math" w:hAnsi="Cambria Math" w:cs="Times New Roman"/>
                      </w:rPr>
                      <m:t>δ</m:t>
                    </w:del>
                  </m:r>
                </m:e>
                <m:sub>
                  <m:r>
                    <w:del w:id="669" w:author="tang zijia" w:date="2023-09-10T14:29:00Z">
                      <w:rPr>
                        <w:rFonts w:ascii="Cambria Math" w:hAnsi="Cambria Math" w:cs="Times New Roman"/>
                      </w:rPr>
                      <m:t>s</m:t>
                    </w:del>
                  </m:r>
                </m:sub>
              </m:sSub>
            </m:e>
          </m:d>
        </m:oMath>
      </m:oMathPara>
    </w:p>
    <w:p w14:paraId="7E060B42" w14:textId="77777777" w:rsidR="00AC6938" w:rsidRPr="00401D1F" w:rsidRDefault="00AC6938" w:rsidP="00401D1F">
      <w:pPr>
        <w:pStyle w:val="2"/>
      </w:pPr>
      <w:bookmarkStart w:id="670" w:name="loss-function"/>
      <w:bookmarkStart w:id="671" w:name="_Toc145264474"/>
      <w:r w:rsidRPr="00401D1F">
        <w:t>Loss function</w:t>
      </w:r>
      <w:bookmarkEnd w:id="670"/>
      <w:bookmarkEnd w:id="671"/>
    </w:p>
    <w:p w14:paraId="48EADB9C" w14:textId="77777777" w:rsidR="00AC6938" w:rsidRPr="002F5351" w:rsidRDefault="00AC6938" w:rsidP="00AC6938">
      <w:pPr>
        <w:pStyle w:val="FirstParagraph"/>
        <w:rPr>
          <w:rFonts w:ascii="Times New Roman" w:hAnsi="Times New Roman" w:cs="Times New Roman"/>
        </w:rPr>
      </w:pPr>
      <w:r w:rsidRPr="002F5351">
        <w:rPr>
          <w:rFonts w:ascii="Times New Roman" w:hAnsi="Times New Roman" w:cs="Times New Roman"/>
        </w:rPr>
        <w:t>The objective functions will be combined with the Generated loss, Style Loss, and the KL regulation terms.</w:t>
      </w:r>
    </w:p>
    <w:p w14:paraId="6389DAC6" w14:textId="3262F6A0" w:rsidR="00AC6938" w:rsidRPr="006E011B" w:rsidRDefault="00AC6938" w:rsidP="00AC6938">
      <w:pPr>
        <w:pStyle w:val="a0"/>
        <w:rPr>
          <w:ins w:id="672" w:author="tang zijia" w:date="2023-09-10T21:54:00Z"/>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GenLoss</m:t>
          </m:r>
        </m:oMath>
      </m:oMathPara>
      <w:bookmarkStart w:id="673" w:name="datasets-and-preprocess"/>
      <w:bookmarkEnd w:id="1"/>
    </w:p>
    <w:p w14:paraId="199C2BAC" w14:textId="61DDD2EB" w:rsidR="006E011B" w:rsidRPr="002F5351" w:rsidRDefault="006E011B" w:rsidP="00AC6938">
      <w:pPr>
        <w:pStyle w:val="a0"/>
        <w:rPr>
          <w:rFonts w:ascii="Times New Roman" w:hAnsi="Times New Roman" w:cs="Times New Roman"/>
          <w:b/>
          <w:bCs/>
          <w:sz w:val="44"/>
          <w:szCs w:val="44"/>
          <w:lang w:eastAsia="zh-CN"/>
        </w:rPr>
      </w:pPr>
      <m:oMathPara>
        <m:oMath>
          <m:r>
            <w:ins w:id="674" w:author="tang zijia" w:date="2023-09-10T21:54:00Z">
              <w:rPr>
                <w:rFonts w:ascii="Cambria Math" w:hAnsi="Cambria Math" w:cs="Times New Roman"/>
              </w:rPr>
              <m:t>w1 = 100 ; w2 = 5; w3 = 100</m:t>
            </w:ins>
          </m:r>
        </m:oMath>
      </m:oMathPara>
    </w:p>
    <w:p w14:paraId="3A9ACAF3" w14:textId="69117034" w:rsidR="00AC6938" w:rsidRPr="00274AE8" w:rsidRDefault="00ED63CB" w:rsidP="00401D1F">
      <w:pPr>
        <w:pStyle w:val="1"/>
      </w:pPr>
      <w:bookmarkStart w:id="675" w:name="_Toc145264475"/>
      <w:r w:rsidRPr="00ED63CB">
        <w:t xml:space="preserve">DATASETS </w:t>
      </w:r>
      <w:r w:rsidRPr="00D765EC">
        <w:t>AND PREPROCESS</w:t>
      </w:r>
      <w:bookmarkEnd w:id="675"/>
    </w:p>
    <w:p w14:paraId="73594EB2" w14:textId="64DF45C1" w:rsidR="00C820B0" w:rsidRPr="002F5351" w:rsidRDefault="00C820B0"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 xml:space="preserve">We obtained the PBMC-Zheng dataset from Zheng et al. </w:t>
      </w:r>
      <w:r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[31]</w:t>
      </w:r>
      <w:r w:rsidRPr="002F5351">
        <w:rPr>
          <w:rFonts w:ascii="Times New Roman" w:hAnsi="Times New Roman" w:cs="Times New Roman"/>
          <w:lang w:eastAsia="zh-CN"/>
        </w:rPr>
        <w:fldChar w:fldCharType="end"/>
      </w:r>
      <w:r w:rsidRPr="002F5351">
        <w:rPr>
          <w:rFonts w:ascii="Times New Roman" w:hAnsi="Times New Roman" w:cs="Times New Roman"/>
          <w:lang w:eastAsia="zh-CN"/>
        </w:rPr>
        <w:t xml:space="preserve">. </w:t>
      </w:r>
      <w:r w:rsidR="001E1AFA" w:rsidRPr="002F5351">
        <w:rPr>
          <w:rFonts w:ascii="Times New Roman" w:hAnsi="Times New Roman" w:cs="Times New Roman"/>
          <w:lang w:eastAsia="zh-CN"/>
        </w:rPr>
        <w:t>After removing the megakaryocyte cells, which ha</w:t>
      </w:r>
      <w:ins w:id="676" w:author="tang zijia" w:date="2023-09-10T17:04:00Z">
        <w:r w:rsidR="00A0425A">
          <w:rPr>
            <w:rFonts w:ascii="Times New Roman" w:hAnsi="Times New Roman" w:cs="Times New Roman"/>
            <w:lang w:eastAsia="zh-CN"/>
          </w:rPr>
          <w:t>d</w:t>
        </w:r>
      </w:ins>
      <w:del w:id="677" w:author="tang zijia" w:date="2023-09-10T17:04:00Z">
        <w:r w:rsidR="001E1AFA" w:rsidRPr="002F5351" w:rsidDel="00A0425A">
          <w:rPr>
            <w:rFonts w:ascii="Times New Roman" w:hAnsi="Times New Roman" w:cs="Times New Roman"/>
            <w:lang w:eastAsia="zh-CN"/>
          </w:rPr>
          <w:delText>ve</w:delText>
        </w:r>
      </w:del>
      <w:ins w:id="678" w:author="tang zijia" w:date="2023-09-10T17:15:00Z">
        <w:r w:rsidR="00814039">
          <w:rPr>
            <w:rFonts w:ascii="Times New Roman" w:hAnsi="Times New Roman" w:cs="Times New Roman"/>
            <w:lang w:eastAsia="zh-CN"/>
          </w:rPr>
          <w:t xml:space="preserve"> </w:t>
        </w:r>
      </w:ins>
      <w:del w:id="679" w:author="tang zijia" w:date="2023-09-10T17:15:00Z">
        <w:r w:rsidR="001E1AFA" w:rsidRPr="002F5351" w:rsidDel="00814039">
          <w:rPr>
            <w:rFonts w:ascii="Times New Roman" w:hAnsi="Times New Roman" w:cs="Times New Roman"/>
            <w:lang w:eastAsia="zh-CN"/>
          </w:rPr>
          <w:delText xml:space="preserve"> an uncertainty of assigned</w:delText>
        </w:r>
      </w:del>
      <w:ins w:id="680" w:author="tang zijia" w:date="2023-09-10T17:15:00Z">
        <w:r w:rsidR="00814039">
          <w:rPr>
            <w:rFonts w:ascii="Times New Roman" w:hAnsi="Times New Roman" w:cs="Times New Roman"/>
            <w:lang w:eastAsia="zh-CN"/>
          </w:rPr>
          <w:t>uncertainly assigned</w:t>
        </w:r>
      </w:ins>
      <w:r w:rsidR="001E1AFA" w:rsidRPr="002F5351">
        <w:rPr>
          <w:rFonts w:ascii="Times New Roman" w:hAnsi="Times New Roman" w:cs="Times New Roman"/>
          <w:lang w:eastAsia="zh-CN"/>
        </w:rPr>
        <w:t xml:space="preserve"> labels, we log-transformed and normalized the data and selected the top 7</w:t>
      </w:r>
      <w:r w:rsidR="00877410">
        <w:rPr>
          <w:rFonts w:ascii="Times New Roman" w:hAnsi="Times New Roman" w:cs="Times New Roman"/>
          <w:lang w:eastAsia="zh-CN"/>
        </w:rPr>
        <w:t>,</w:t>
      </w:r>
      <w:r w:rsidR="001E1AFA" w:rsidRPr="002F5351">
        <w:rPr>
          <w:rFonts w:ascii="Times New Roman" w:hAnsi="Times New Roman" w:cs="Times New Roman"/>
          <w:lang w:eastAsia="zh-CN"/>
        </w:rPr>
        <w:t>000 highly variable genes.</w:t>
      </w:r>
    </w:p>
    <w:p w14:paraId="63A5DDCF" w14:textId="1BC8868D" w:rsidR="00092241" w:rsidRPr="002F5351" w:rsidRDefault="00092241" w:rsidP="00274AE8">
      <w:pPr>
        <w:pStyle w:val="FirstParagraph"/>
        <w:jc w:val="both"/>
        <w:rPr>
          <w:rFonts w:ascii="Times New Roman" w:hAnsi="Times New Roman" w:cs="Times New Roman"/>
          <w:lang w:eastAsia="zh-CN"/>
        </w:rPr>
      </w:pPr>
      <w:r w:rsidRPr="002F5351">
        <w:rPr>
          <w:rFonts w:ascii="Times New Roman" w:hAnsi="Times New Roman" w:cs="Times New Roman"/>
          <w:lang w:eastAsia="zh-CN"/>
        </w:rPr>
        <w:t>Kang et al</w:t>
      </w:r>
      <w:r w:rsidR="00C820B0" w:rsidRPr="002F5351">
        <w:rPr>
          <w:rFonts w:ascii="Times New Roman" w:hAnsi="Times New Roman" w:cs="Times New Roman"/>
          <w:lang w:eastAsia="zh-CN"/>
        </w:rPr>
        <w:t>.</w:t>
      </w:r>
      <w:r w:rsidRPr="002F5351">
        <w:rPr>
          <w:rFonts w:ascii="Times New Roman" w:hAnsi="Times New Roman" w:cs="Times New Roman"/>
          <w:lang w:eastAsia="zh-CN"/>
        </w:rPr>
        <w:t xml:space="preserve"> published a dataset from PBMCs </w:t>
      </w:r>
      <w:r w:rsidR="00D2498E" w:rsidRPr="002F5351">
        <w:rPr>
          <w:rFonts w:ascii="Times New Roman" w:hAnsi="Times New Roman" w:cs="Times New Roman"/>
          <w:lang w:eastAsia="zh-CN"/>
        </w:rPr>
        <w:t>including</w:t>
      </w:r>
      <w:r w:rsidRPr="002F5351">
        <w:rPr>
          <w:rFonts w:ascii="Times New Roman" w:hAnsi="Times New Roman" w:cs="Times New Roman"/>
          <w:lang w:eastAsia="zh-CN"/>
        </w:rPr>
        <w:t xml:space="preserve"> both control and </w:t>
      </w:r>
      <w:del w:id="681" w:author="tang zijia" w:date="2023-09-10T17:16:00Z">
        <w:r w:rsidRPr="002F5351" w:rsidDel="00814039">
          <w:rPr>
            <w:rFonts w:ascii="Times New Roman" w:hAnsi="Times New Roman" w:cs="Times New Roman"/>
            <w:lang w:eastAsia="zh-CN"/>
          </w:rPr>
          <w:delText xml:space="preserve">stimulated </w:delText>
        </w:r>
      </w:del>
      <w:ins w:id="682" w:author="tang zijia" w:date="2023-09-10T17:16:00Z">
        <w:r w:rsidR="00814039">
          <w:rPr>
            <w:rFonts w:ascii="Times New Roman" w:hAnsi="Times New Roman" w:cs="Times New Roman"/>
            <w:lang w:eastAsia="zh-CN"/>
          </w:rPr>
          <w:t>perturbed</w:t>
        </w:r>
        <w:r w:rsidR="00814039" w:rsidRPr="002F5351">
          <w:rPr>
            <w:rFonts w:ascii="Times New Roman" w:hAnsi="Times New Roman" w:cs="Times New Roman"/>
            <w:lang w:eastAsia="zh-CN"/>
          </w:rPr>
          <w:t xml:space="preserve"> </w:t>
        </w:r>
      </w:ins>
      <w:r w:rsidRPr="002F5351">
        <w:rPr>
          <w:rFonts w:ascii="Times New Roman" w:hAnsi="Times New Roman" w:cs="Times New Roman"/>
          <w:lang w:eastAsia="zh-CN"/>
        </w:rPr>
        <w:t>cell types</w:t>
      </w:r>
      <w:r w:rsidR="00C820B0" w:rsidRPr="002F5351">
        <w:rPr>
          <w:rFonts w:ascii="Times New Roman" w:hAnsi="Times New Roman" w:cs="Times New Roman"/>
          <w:lang w:eastAsia="zh-CN"/>
        </w:rPr>
        <w:t xml:space="preserve"> </w:t>
      </w:r>
      <w:r w:rsidR="00C820B0"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[25]</w:t>
      </w:r>
      <w:r w:rsidR="00C820B0" w:rsidRPr="002F5351">
        <w:rPr>
          <w:rFonts w:ascii="Times New Roman" w:hAnsi="Times New Roman" w:cs="Times New Roman"/>
          <w:lang w:eastAsia="zh-CN"/>
        </w:rPr>
        <w:fldChar w:fldCharType="end"/>
      </w:r>
      <w:r w:rsidRPr="002F5351">
        <w:rPr>
          <w:rFonts w:ascii="Times New Roman" w:hAnsi="Times New Roman" w:cs="Times New Roman"/>
          <w:lang w:eastAsia="zh-CN"/>
        </w:rPr>
        <w:t>.</w:t>
      </w:r>
      <w:r w:rsidR="00C820B0" w:rsidRPr="002F5351">
        <w:rPr>
          <w:rFonts w:ascii="Times New Roman" w:hAnsi="Times New Roman" w:cs="Times New Roman"/>
          <w:lang w:eastAsia="zh-CN"/>
        </w:rPr>
        <w:t xml:space="preserve"> Among these data, we extracted </w:t>
      </w:r>
      <w:r w:rsidR="001E1AFA" w:rsidRPr="002F5351">
        <w:rPr>
          <w:rFonts w:ascii="Times New Roman" w:hAnsi="Times New Roman" w:cs="Times New Roman"/>
          <w:lang w:eastAsia="zh-CN"/>
        </w:rPr>
        <w:t>the</w:t>
      </w:r>
      <w:r w:rsidR="00C820B0" w:rsidRPr="002F5351">
        <w:rPr>
          <w:rFonts w:ascii="Times New Roman" w:hAnsi="Times New Roman" w:cs="Times New Roman"/>
          <w:lang w:eastAsia="zh-CN"/>
        </w:rPr>
        <w:t xml:space="preserve"> average of</w:t>
      </w:r>
      <w:r w:rsidR="001E1AFA" w:rsidRPr="002F5351">
        <w:rPr>
          <w:rFonts w:ascii="Times New Roman" w:hAnsi="Times New Roman" w:cs="Times New Roman"/>
          <w:lang w:eastAsia="zh-CN"/>
        </w:rPr>
        <w:t xml:space="preserve"> the top</w:t>
      </w:r>
      <w:r w:rsidR="00C820B0" w:rsidRPr="002F5351">
        <w:rPr>
          <w:rFonts w:ascii="Times New Roman" w:hAnsi="Times New Roman" w:cs="Times New Roman"/>
          <w:lang w:eastAsia="zh-CN"/>
        </w:rPr>
        <w:t xml:space="preserve"> 20 cluster genes</w:t>
      </w:r>
      <w:r w:rsidR="001E1AFA" w:rsidRPr="002F5351">
        <w:rPr>
          <w:rFonts w:ascii="Times New Roman" w:hAnsi="Times New Roman" w:cs="Times New Roman"/>
          <w:lang w:eastAsia="zh-CN"/>
        </w:rPr>
        <w:t xml:space="preserve">, which has </w:t>
      </w:r>
      <w:r w:rsidR="001E1AFA" w:rsidRPr="002F5351">
        <w:rPr>
          <w:rFonts w:ascii="Times New Roman" w:hAnsi="Times New Roman" w:cs="Times New Roman"/>
          <w:lang w:eastAsia="zh-CN"/>
        </w:rPr>
        <w:lastRenderedPageBreak/>
        <w:t>6998 genes in total,</w:t>
      </w:r>
      <w:r w:rsidR="00C820B0" w:rsidRPr="002F5351">
        <w:rPr>
          <w:rFonts w:ascii="Times New Roman" w:hAnsi="Times New Roman" w:cs="Times New Roman"/>
          <w:lang w:eastAsia="zh-CN"/>
        </w:rPr>
        <w:t xml:space="preserve"> from seven cell types, respectively: B cells, CD4-T cells, CD8-T cells, CD14 Mono cells, Dendritic cells, FCGR3A Mono cells,</w:t>
      </w:r>
      <w:r w:rsidR="001E1AFA" w:rsidRPr="002F5351">
        <w:rPr>
          <w:rFonts w:ascii="Times New Roman" w:hAnsi="Times New Roman" w:cs="Times New Roman"/>
          <w:lang w:eastAsia="zh-CN"/>
        </w:rPr>
        <w:t xml:space="preserve"> and</w:t>
      </w:r>
      <w:r w:rsidR="00C820B0" w:rsidRPr="002F5351">
        <w:rPr>
          <w:rFonts w:ascii="Times New Roman" w:hAnsi="Times New Roman" w:cs="Times New Roman"/>
          <w:lang w:eastAsia="zh-CN"/>
        </w:rPr>
        <w:t xml:space="preserve"> NK cells</w:t>
      </w:r>
      <w:r w:rsidR="001E1AFA" w:rsidRPr="002F5351">
        <w:rPr>
          <w:rFonts w:ascii="Times New Roman" w:hAnsi="Times New Roman" w:cs="Times New Roman"/>
          <w:lang w:eastAsia="zh-CN"/>
        </w:rPr>
        <w:t>, the same cell types as the PBMC-Zheng dataset</w:t>
      </w:r>
      <w:r w:rsidR="00C820B0" w:rsidRPr="002F5351">
        <w:rPr>
          <w:rFonts w:ascii="Times New Roman" w:hAnsi="Times New Roman" w:cs="Times New Roman"/>
          <w:lang w:eastAsia="zh-CN"/>
        </w:rPr>
        <w:t>.</w:t>
      </w:r>
    </w:p>
    <w:p w14:paraId="06C29BBB" w14:textId="420869AD" w:rsidR="00BF1F53" w:rsidRPr="002F5351" w:rsidRDefault="00BF1F53"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Harber et al. </w:t>
      </w:r>
      <w:r w:rsidR="00D00982" w:rsidRPr="002F5351">
        <w:rPr>
          <w:rFonts w:ascii="Times New Roman" w:hAnsi="Times New Roman" w:cs="Times New Roman"/>
          <w:lang w:eastAsia="zh-CN"/>
        </w:rPr>
        <w:t xml:space="preserve">presented </w:t>
      </w:r>
      <w:r w:rsidR="00C90502" w:rsidRPr="002F5351">
        <w:rPr>
          <w:rFonts w:ascii="Times New Roman" w:hAnsi="Times New Roman" w:cs="Times New Roman"/>
          <w:lang w:eastAsia="zh-CN"/>
        </w:rPr>
        <w:t>a dataset using the responses of epithelial cell</w:t>
      </w:r>
      <w:r w:rsidR="00AE77B2" w:rsidRPr="002F5351">
        <w:rPr>
          <w:rFonts w:ascii="Times New Roman" w:hAnsi="Times New Roman" w:cs="Times New Roman"/>
          <w:lang w:eastAsia="zh-CN"/>
        </w:rPr>
        <w:t>s</w:t>
      </w:r>
      <w:r w:rsidR="00C90502" w:rsidRPr="002F5351">
        <w:rPr>
          <w:rFonts w:ascii="Times New Roman" w:hAnsi="Times New Roman" w:cs="Times New Roman"/>
          <w:lang w:eastAsia="zh-CN"/>
        </w:rPr>
        <w:t xml:space="preserve"> infected by </w:t>
      </w:r>
      <w:r w:rsidR="00C90502" w:rsidRPr="002F5351">
        <w:rPr>
          <w:rFonts w:ascii="Times New Roman" w:hAnsi="Times New Roman" w:cs="Times New Roman"/>
          <w:i/>
          <w:iCs/>
          <w:lang w:eastAsia="zh-CN"/>
        </w:rPr>
        <w:t>Salmonella</w:t>
      </w:r>
      <w:r w:rsidR="00C90502" w:rsidRPr="002F5351">
        <w:rPr>
          <w:rFonts w:ascii="Times New Roman" w:hAnsi="Times New Roman" w:cs="Times New Roman"/>
          <w:lang w:eastAsia="zh-CN"/>
        </w:rPr>
        <w:t xml:space="preserve"> and </w:t>
      </w:r>
      <w:r w:rsidR="00C90502" w:rsidRPr="002F5351">
        <w:rPr>
          <w:rFonts w:ascii="Times New Roman" w:hAnsi="Times New Roman" w:cs="Times New Roman"/>
          <w:i/>
          <w:iCs/>
          <w:lang w:eastAsia="zh-CN"/>
        </w:rPr>
        <w:t>H.poly</w:t>
      </w:r>
      <w:r w:rsidR="00AE77B2" w:rsidRPr="002F5351">
        <w:rPr>
          <w:rFonts w:ascii="Times New Roman" w:hAnsi="Times New Roman" w:cs="Times New Roman"/>
          <w:i/>
          <w:iCs/>
          <w:lang w:eastAsia="zh-CN"/>
        </w:rPr>
        <w:t xml:space="preserve"> </w:t>
      </w:r>
      <w:r w:rsidR="00AE77B2" w:rsidRPr="002F5351">
        <w:rPr>
          <w:rFonts w:ascii="Times New Roman" w:hAnsi="Times New Roman" w:cs="Times New Roman"/>
          <w:lang w:eastAsia="zh-CN"/>
        </w:rPr>
        <w:fldChar w:fldCharType="begin"/>
      </w:r>
      <w:r w:rsidR="00402CE6">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2F5351">
        <w:rPr>
          <w:rFonts w:ascii="Times New Roman" w:hAnsi="Times New Roman" w:cs="Times New Roman"/>
          <w:lang w:eastAsia="zh-CN"/>
        </w:rPr>
        <w:fldChar w:fldCharType="separate"/>
      </w:r>
      <w:r w:rsidR="00402CE6">
        <w:rPr>
          <w:rFonts w:ascii="Times New Roman" w:hAnsi="Times New Roman" w:cs="Times New Roman"/>
          <w:noProof/>
          <w:lang w:eastAsia="zh-CN"/>
        </w:rPr>
        <w:t>[26]</w:t>
      </w:r>
      <w:r w:rsidR="00AE77B2" w:rsidRPr="002F5351">
        <w:rPr>
          <w:rFonts w:ascii="Times New Roman" w:hAnsi="Times New Roman" w:cs="Times New Roman"/>
          <w:lang w:eastAsia="zh-CN"/>
        </w:rPr>
        <w:fldChar w:fldCharType="end"/>
      </w:r>
      <w:r w:rsidR="00AE77B2" w:rsidRPr="002F5351">
        <w:rPr>
          <w:rFonts w:ascii="Times New Roman" w:hAnsi="Times New Roman" w:cs="Times New Roman"/>
          <w:lang w:eastAsia="zh-CN"/>
        </w:rPr>
        <w:t xml:space="preserve">. In this dataset, there </w:t>
      </w:r>
      <w:ins w:id="683" w:author="tang zijia" w:date="2023-09-10T17:05:00Z">
        <w:r w:rsidR="00460496">
          <w:rPr>
            <w:rFonts w:ascii="Times New Roman" w:hAnsi="Times New Roman" w:cs="Times New Roman"/>
            <w:lang w:eastAsia="zh-CN"/>
          </w:rPr>
          <w:t>were</w:t>
        </w:r>
      </w:ins>
      <w:del w:id="684" w:author="tang zijia" w:date="2023-09-10T17:05:00Z">
        <w:r w:rsidR="00AE77B2" w:rsidRPr="002F5351" w:rsidDel="00460496">
          <w:rPr>
            <w:rFonts w:ascii="Times New Roman" w:hAnsi="Times New Roman" w:cs="Times New Roman"/>
            <w:lang w:eastAsia="zh-CN"/>
          </w:rPr>
          <w:delText>are</w:delText>
        </w:r>
      </w:del>
      <w:r w:rsidR="00AE77B2" w:rsidRPr="002F5351">
        <w:rPr>
          <w:rFonts w:ascii="Times New Roman" w:hAnsi="Times New Roman" w:cs="Times New Roman"/>
          <w:lang w:eastAsia="zh-CN"/>
        </w:rPr>
        <w:t xml:space="preserve"> 1</w:t>
      </w:r>
      <w:r w:rsidR="004936F3">
        <w:rPr>
          <w:rFonts w:ascii="Times New Roman" w:hAnsi="Times New Roman" w:cs="Times New Roman"/>
          <w:lang w:eastAsia="zh-CN"/>
        </w:rPr>
        <w:t>,</w:t>
      </w:r>
      <w:r w:rsidR="00AE77B2" w:rsidRPr="002F5351">
        <w:rPr>
          <w:rFonts w:ascii="Times New Roman" w:hAnsi="Times New Roman" w:cs="Times New Roman"/>
          <w:lang w:eastAsia="zh-CN"/>
        </w:rPr>
        <w:t xml:space="preserve">770 </w:t>
      </w:r>
      <w:r w:rsidR="00AE77B2" w:rsidRPr="002F5351">
        <w:rPr>
          <w:rFonts w:ascii="Times New Roman" w:hAnsi="Times New Roman" w:cs="Times New Roman"/>
          <w:i/>
          <w:iCs/>
          <w:lang w:eastAsia="zh-CN"/>
        </w:rPr>
        <w:t>Salmonella</w:t>
      </w:r>
      <w:r w:rsidR="00AE77B2" w:rsidRPr="002F5351">
        <w:rPr>
          <w:rFonts w:ascii="Times New Roman" w:hAnsi="Times New Roman" w:cs="Times New Roman"/>
          <w:lang w:eastAsia="zh-CN"/>
        </w:rPr>
        <w:t>-infected cells, 2</w:t>
      </w:r>
      <w:r w:rsidR="00EA2759">
        <w:rPr>
          <w:rFonts w:ascii="Times New Roman" w:hAnsi="Times New Roman" w:cs="Times New Roman"/>
          <w:lang w:eastAsia="zh-CN"/>
        </w:rPr>
        <w:t>,</w:t>
      </w:r>
      <w:r w:rsidR="00AE77B2" w:rsidRPr="002F5351">
        <w:rPr>
          <w:rFonts w:ascii="Times New Roman" w:hAnsi="Times New Roman" w:cs="Times New Roman"/>
          <w:lang w:eastAsia="zh-CN"/>
        </w:rPr>
        <w:t xml:space="preserve">711 </w:t>
      </w:r>
      <w:r w:rsidR="00AE77B2" w:rsidRPr="002F5351">
        <w:rPr>
          <w:rFonts w:ascii="Times New Roman" w:hAnsi="Times New Roman" w:cs="Times New Roman"/>
          <w:i/>
          <w:iCs/>
          <w:lang w:eastAsia="zh-CN"/>
        </w:rPr>
        <w:t>H.poly</w:t>
      </w:r>
      <w:r w:rsidR="00AE77B2" w:rsidRPr="002F5351">
        <w:rPr>
          <w:rFonts w:ascii="Times New Roman" w:hAnsi="Times New Roman" w:cs="Times New Roman"/>
          <w:lang w:eastAsia="zh-CN"/>
        </w:rPr>
        <w:t>-infected cells, and the rest 3</w:t>
      </w:r>
      <w:r w:rsidR="00DA4BE7">
        <w:rPr>
          <w:rFonts w:ascii="Times New Roman" w:hAnsi="Times New Roman" w:cs="Times New Roman"/>
          <w:lang w:eastAsia="zh-CN"/>
        </w:rPr>
        <w:t>,</w:t>
      </w:r>
      <w:r w:rsidR="00AE77B2" w:rsidRPr="002F5351">
        <w:rPr>
          <w:rFonts w:ascii="Times New Roman" w:hAnsi="Times New Roman" w:cs="Times New Roman"/>
          <w:lang w:eastAsia="zh-CN"/>
        </w:rPr>
        <w:t>240 control cells. The data were also normalized and log-transformed. The top 7</w:t>
      </w:r>
      <w:r w:rsidR="00DB7D53">
        <w:rPr>
          <w:rFonts w:ascii="Times New Roman" w:hAnsi="Times New Roman" w:cs="Times New Roman"/>
          <w:lang w:eastAsia="zh-CN"/>
        </w:rPr>
        <w:t>,</w:t>
      </w:r>
      <w:r w:rsidR="00AE77B2" w:rsidRPr="002F5351">
        <w:rPr>
          <w:rFonts w:ascii="Times New Roman" w:hAnsi="Times New Roman" w:cs="Times New Roman"/>
          <w:lang w:eastAsia="zh-CN"/>
        </w:rPr>
        <w:t>000 highly variable genes were selected in this dataset.</w:t>
      </w:r>
    </w:p>
    <w:p w14:paraId="4E602B8F" w14:textId="2ED66126"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 xml:space="preserve">In our model, we performed further data preprocessing to ensure consistency between control and </w:t>
      </w:r>
      <w:del w:id="685" w:author="tang zijia" w:date="2023-09-10T17:16:00Z">
        <w:r w:rsidRPr="002F5351" w:rsidDel="00814039">
          <w:rPr>
            <w:rFonts w:ascii="Times New Roman" w:hAnsi="Times New Roman" w:cs="Times New Roman"/>
          </w:rPr>
          <w:delText xml:space="preserve">stimulus </w:delText>
        </w:r>
      </w:del>
      <w:ins w:id="686" w:author="tang zijia" w:date="2023-09-10T17:16:00Z">
        <w:r w:rsidR="00814039">
          <w:rPr>
            <w:rFonts w:ascii="Times New Roman" w:hAnsi="Times New Roman" w:cs="Times New Roman"/>
          </w:rPr>
          <w:t>perturbed</w:t>
        </w:r>
        <w:r w:rsidR="00814039" w:rsidRPr="002F5351">
          <w:rPr>
            <w:rFonts w:ascii="Times New Roman" w:hAnsi="Times New Roman" w:cs="Times New Roman"/>
          </w:rPr>
          <w:t xml:space="preserve"> </w:t>
        </w:r>
      </w:ins>
      <w:r w:rsidRPr="002F5351">
        <w:rPr>
          <w:rFonts w:ascii="Times New Roman" w:hAnsi="Times New Roman" w:cs="Times New Roman"/>
        </w:rPr>
        <w:t xml:space="preserve">cells within each cell type. Specifically, for each cell type, we randomly selected an equal number of cells from both the control and </w:t>
      </w:r>
      <w:del w:id="687" w:author="tang zijia" w:date="2023-09-10T17:16:00Z">
        <w:r w:rsidRPr="002F5351" w:rsidDel="00814039">
          <w:rPr>
            <w:rFonts w:ascii="Times New Roman" w:hAnsi="Times New Roman" w:cs="Times New Roman"/>
          </w:rPr>
          <w:delText xml:space="preserve">stimulated </w:delText>
        </w:r>
      </w:del>
      <w:ins w:id="688" w:author="tang zijia" w:date="2023-09-10T17:16:00Z">
        <w:r w:rsidR="00814039">
          <w:rPr>
            <w:rFonts w:ascii="Times New Roman" w:hAnsi="Times New Roman" w:cs="Times New Roman"/>
          </w:rPr>
          <w:t>perturbed</w:t>
        </w:r>
        <w:r w:rsidR="00814039" w:rsidRPr="002F5351">
          <w:rPr>
            <w:rFonts w:ascii="Times New Roman" w:hAnsi="Times New Roman" w:cs="Times New Roman"/>
          </w:rPr>
          <w:t xml:space="preserve"> </w:t>
        </w:r>
      </w:ins>
      <w:r w:rsidRPr="002F5351">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del w:id="689" w:author="tang zijia" w:date="2023-09-10T17:16:00Z">
        <w:r w:rsidRPr="002F5351" w:rsidDel="00814039">
          <w:rPr>
            <w:rFonts w:ascii="Times New Roman" w:hAnsi="Times New Roman" w:cs="Times New Roman"/>
          </w:rPr>
          <w:delText xml:space="preserve">stimulus </w:delText>
        </w:r>
      </w:del>
      <w:ins w:id="690" w:author="tang zijia" w:date="2023-09-10T17:16:00Z">
        <w:r w:rsidR="00814039">
          <w:rPr>
            <w:rFonts w:ascii="Times New Roman" w:hAnsi="Times New Roman" w:cs="Times New Roman"/>
          </w:rPr>
          <w:t>perturbed</w:t>
        </w:r>
        <w:r w:rsidR="00814039" w:rsidRPr="002F5351">
          <w:rPr>
            <w:rFonts w:ascii="Times New Roman" w:hAnsi="Times New Roman" w:cs="Times New Roman"/>
          </w:rPr>
          <w:t xml:space="preserve"> </w:t>
        </w:r>
      </w:ins>
      <w:r w:rsidRPr="002F5351">
        <w:rPr>
          <w:rFonts w:ascii="Times New Roman" w:hAnsi="Times New Roman" w:cs="Times New Roman"/>
        </w:rPr>
        <w:t>conditions during subsequent analyses. By doing such data processing, we guarantee</w:t>
      </w:r>
      <w:ins w:id="691" w:author="tang zijia" w:date="2023-09-10T17:05:00Z">
        <w:r w:rsidR="00460496">
          <w:rPr>
            <w:rFonts w:ascii="Times New Roman" w:hAnsi="Times New Roman" w:cs="Times New Roman"/>
          </w:rPr>
          <w:t>d</w:t>
        </w:r>
      </w:ins>
      <w:r w:rsidRPr="002F5351">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2F5351">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ins w:id="692" w:author="tang zijia" w:date="2023-09-10T17:16:00Z">
                <w:rPr>
                  <w:rFonts w:ascii="Cambria Math" w:hAnsi="Cambria Math" w:cs="Times New Roman"/>
                </w:rPr>
                <m:t>perb</m:t>
              </w:ins>
            </m:r>
            <m:r>
              <w:del w:id="693" w:author="tang zijia" w:date="2023-09-10T17:16:00Z">
                <w:rPr>
                  <w:rFonts w:ascii="Cambria Math" w:hAnsi="Cambria Math" w:cs="Times New Roman"/>
                </w:rPr>
                <m:t>stim</m:t>
              </w:del>
            </m:r>
          </m:sup>
        </m:sSup>
      </m:oMath>
      <w:r w:rsidRPr="002F5351">
        <w:rPr>
          <w:rFonts w:ascii="Times New Roman" w:hAnsi="Times New Roman" w:cs="Times New Roman"/>
        </w:rPr>
        <w:t xml:space="preserve"> have the same cell type, so the following style transfer process would be valid.</w:t>
      </w:r>
    </w:p>
    <w:p w14:paraId="5A73EE5B" w14:textId="1C86232F" w:rsidR="00AC6938" w:rsidRPr="00274AE8" w:rsidRDefault="00727760" w:rsidP="00401D1F">
      <w:pPr>
        <w:pStyle w:val="1"/>
      </w:pPr>
      <w:bookmarkStart w:id="694" w:name="_Toc145264476"/>
      <w:bookmarkStart w:id="695" w:name="statistics-and-reproduction"/>
      <w:bookmarkEnd w:id="673"/>
      <w:r w:rsidRPr="00727760">
        <w:t>STATISTICS</w:t>
      </w:r>
      <w:r>
        <w:t xml:space="preserve"> AND </w:t>
      </w:r>
      <w:r w:rsidRPr="00727760">
        <w:t>REPRODUC</w:t>
      </w:r>
      <w:r>
        <w:t>IBILITY</w:t>
      </w:r>
      <w:bookmarkEnd w:id="694"/>
    </w:p>
    <w:p w14:paraId="2C8BF7FF" w14:textId="6C80CD38" w:rsidR="00AC6938" w:rsidRPr="002F5351" w:rsidRDefault="00AC6938" w:rsidP="00274AE8">
      <w:pPr>
        <w:pStyle w:val="FirstParagraph"/>
        <w:jc w:val="both"/>
        <w:rPr>
          <w:rFonts w:ascii="Times New Roman" w:hAnsi="Times New Roman" w:cs="Times New Roman"/>
        </w:rPr>
      </w:pPr>
      <w:r w:rsidRPr="002F5351">
        <w:rPr>
          <w:rFonts w:ascii="Times New Roman" w:hAnsi="Times New Roman" w:cs="Times New Roman"/>
        </w:rPr>
        <w:t xml:space="preserve">In scPerb,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ins w:id="696" w:author="tang zijia" w:date="2023-09-10T17:12:00Z">
        <w:r w:rsidR="00460496">
          <w:rPr>
            <w:rFonts w:ascii="Times New Roman" w:hAnsi="Times New Roman" w:cs="Times New Roman"/>
          </w:rPr>
          <w:t xml:space="preserve"> (</w:t>
        </w:r>
      </w:ins>
      <m:oMath>
        <m:sSup>
          <m:sSupPr>
            <m:ctrlPr>
              <w:ins w:id="697" w:author="tang zijia" w:date="2023-09-10T17:12:00Z">
                <w:rPr>
                  <w:rFonts w:ascii="Cambria Math" w:hAnsi="Cambria Math" w:cs="Times New Roman"/>
                  <w:i/>
                </w:rPr>
              </w:ins>
            </m:ctrlPr>
          </m:sSupPr>
          <m:e>
            <m:r>
              <w:ins w:id="698" w:author="tang zijia" w:date="2023-09-10T17:12:00Z">
                <w:rPr>
                  <w:rFonts w:ascii="Cambria Math" w:hAnsi="Cambria Math" w:cs="Times New Roman"/>
                </w:rPr>
                <m:t>R</m:t>
              </w:ins>
            </m:r>
          </m:e>
          <m:sup>
            <m:r>
              <w:ins w:id="699" w:author="tang zijia" w:date="2023-09-10T17:12:00Z">
                <w:rPr>
                  <w:rFonts w:ascii="Cambria Math" w:hAnsi="Cambria Math" w:cs="Times New Roman"/>
                </w:rPr>
                <m:t>2</m:t>
              </w:ins>
            </m:r>
          </m:sup>
        </m:sSup>
      </m:oMath>
      <w:ins w:id="700" w:author="tang zijia" w:date="2023-09-10T17:12:00Z">
        <w:r w:rsidR="00460496">
          <w:rPr>
            <w:rFonts w:ascii="Times New Roman" w:hAnsi="Times New Roman" w:cs="Times New Roman"/>
          </w:rPr>
          <w:t xml:space="preserve"> values)</w:t>
        </w:r>
      </w:ins>
      <w:r w:rsidRPr="002F5351">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2F5351">
        <w:rPr>
          <w:rFonts w:ascii="Times New Roman" w:hAnsi="Times New Roman" w:cs="Times New Roman"/>
        </w:rPr>
        <w:t xml:space="preserve"> function</w:t>
      </w:r>
      <w:r w:rsidR="00FE2FCB"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[32]</w:t>
      </w:r>
      <w:r w:rsidRPr="002F5351">
        <w:rPr>
          <w:rFonts w:ascii="Times New Roman" w:hAnsi="Times New Roman" w:cs="Times New Roman"/>
        </w:rPr>
        <w:fldChar w:fldCharType="end"/>
      </w:r>
      <w:r w:rsidRPr="002F5351">
        <w:rPr>
          <w:rFonts w:ascii="Times New Roman" w:hAnsi="Times New Roman" w:cs="Times New Roman"/>
        </w:rPr>
        <w:t>. This metric measure</w:t>
      </w:r>
      <w:ins w:id="701" w:author="tang zijia" w:date="2023-09-10T17:14:00Z">
        <w:r w:rsidR="00836674">
          <w:rPr>
            <w:rFonts w:ascii="Times New Roman" w:hAnsi="Times New Roman" w:cs="Times New Roman"/>
          </w:rPr>
          <w:t>d</w:t>
        </w:r>
      </w:ins>
      <w:del w:id="702" w:author="tang zijia" w:date="2023-09-10T17:13:00Z">
        <w:r w:rsidRPr="002F5351" w:rsidDel="00836674">
          <w:rPr>
            <w:rFonts w:ascii="Times New Roman" w:hAnsi="Times New Roman" w:cs="Times New Roman"/>
          </w:rPr>
          <w:delText>s</w:delText>
        </w:r>
      </w:del>
      <w:r w:rsidRPr="002F5351">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for all genes’ mean and variance and the top 100 Differentially Expressed Genes (DEGs).</w:t>
      </w:r>
    </w:p>
    <w:p w14:paraId="10B5AA70" w14:textId="77777777" w:rsidR="00AC6938" w:rsidRPr="002F5351" w:rsidRDefault="00AC6938" w:rsidP="00274AE8">
      <w:pPr>
        <w:pStyle w:val="a0"/>
        <w:jc w:val="both"/>
        <w:rPr>
          <w:rFonts w:ascii="Times New Roman" w:hAnsi="Times New Roman" w:cs="Times New Roman"/>
        </w:rPr>
      </w:pPr>
      <w:r w:rsidRPr="002F5351">
        <w:rPr>
          <w:rFonts w:ascii="Times New Roman" w:hAnsi="Times New Roman" w:cs="Times New Roman"/>
        </w:rPr>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2F5351" w:rsidRDefault="00AC6938" w:rsidP="00274AE8">
      <w:pPr>
        <w:pStyle w:val="a0"/>
        <w:jc w:val="both"/>
        <w:rPr>
          <w:rFonts w:ascii="Times New Roman" w:hAnsi="Times New Roman" w:cs="Times New Roman"/>
          <w:lang w:eastAsia="zh-CN"/>
        </w:rPr>
      </w:pPr>
      <w:r w:rsidRPr="002F5351">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[33]</w:t>
      </w:r>
      <w:r w:rsidRPr="002F5351">
        <w:rPr>
          <w:rFonts w:ascii="Times New Roman" w:hAnsi="Times New Roman" w:cs="Times New Roman"/>
        </w:rPr>
        <w:fldChar w:fldCharType="end"/>
      </w:r>
      <w:r w:rsidRPr="002F5351">
        <w:rPr>
          <w:rFonts w:ascii="Times New Roman" w:hAnsi="Times New Roman" w:cs="Times New Roman"/>
        </w:rPr>
        <w:t xml:space="preserve"> function, employing the Wilcoxon method</w:t>
      </w:r>
      <w:r w:rsidR="00AE77B2"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Pr>
          <w:rFonts w:ascii="Times New Roman" w:hAnsi="Times New Roman" w:cs="Times New Roman" w:hint="eastAsia"/>
        </w:rPr>
        <w:instrText>‐</w:instrText>
      </w:r>
      <w:r w:rsidR="00402CE6">
        <w:rPr>
          <w:rFonts w:ascii="Times New Roman" w:hAnsi="Times New Roman" w:cs="Times New Roman" w:hint="eastAsia"/>
        </w:rPr>
        <w:instrText>type test for trend&lt;/title&gt;&lt;secondary-title&gt;Statistics in medicine&lt;/secondary-title&gt;&lt;/t</w:instrText>
      </w:r>
      <w:r w:rsidR="00402CE6">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[34]</w:t>
      </w:r>
      <w:r w:rsidRPr="002F5351">
        <w:rPr>
          <w:rFonts w:ascii="Times New Roman" w:hAnsi="Times New Roman" w:cs="Times New Roman"/>
        </w:rPr>
        <w:fldChar w:fldCharType="end"/>
      </w:r>
      <w:r w:rsidRPr="002F5351">
        <w:rPr>
          <w:rFonts w:ascii="Times New Roman" w:hAnsi="Times New Roman" w:cs="Times New Roman"/>
        </w:rPr>
        <w:t>.</w:t>
      </w:r>
    </w:p>
    <w:p w14:paraId="3E813FE6" w14:textId="671562B0" w:rsidR="00754FAB" w:rsidRPr="002F5351" w:rsidRDefault="00AC6938" w:rsidP="00401D1F">
      <w:pPr>
        <w:pStyle w:val="a0"/>
        <w:jc w:val="both"/>
        <w:rPr>
          <w:rFonts w:ascii="Times New Roman" w:hAnsi="Times New Roman" w:cs="Times New Roman"/>
        </w:rPr>
      </w:pPr>
      <w:r w:rsidRPr="002F5351">
        <w:rPr>
          <w:rFonts w:ascii="Times New Roman" w:hAnsi="Times New Roman" w:cs="Times New Roman"/>
        </w:rPr>
        <w:t>Through these analyses, we aimed to assess the accuracy and performance of our ScPerb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2F5351">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Pr>
          <w:rFonts w:ascii="Times New Roman" w:hAnsi="Times New Roman" w:cs="Times New Roman"/>
        </w:rPr>
        <w:t>real</w:t>
      </w:r>
      <w:r w:rsidR="008D4640" w:rsidRPr="002F5351">
        <w:rPr>
          <w:rFonts w:ascii="Times New Roman" w:hAnsi="Times New Roman" w:cs="Times New Roman"/>
        </w:rPr>
        <w:t xml:space="preserve"> </w:t>
      </w:r>
      <w:r w:rsidRPr="002F5351">
        <w:rPr>
          <w:rFonts w:ascii="Times New Roman" w:hAnsi="Times New Roman" w:cs="Times New Roman"/>
        </w:rPr>
        <w:t>data for further investigation.</w:t>
      </w:r>
      <w:bookmarkStart w:id="703" w:name="results"/>
      <w:bookmarkEnd w:id="695"/>
    </w:p>
    <w:p w14:paraId="65D9AB5C" w14:textId="66AD7F78" w:rsidR="00AC6938" w:rsidRPr="00CD30EB" w:rsidRDefault="005C2DC1" w:rsidP="00CD30EB">
      <w:pPr>
        <w:pStyle w:val="1"/>
        <w:rPr>
          <w:lang w:eastAsia="zh-CN"/>
        </w:rPr>
      </w:pPr>
      <w:bookmarkStart w:id="704" w:name="_Toc145264477"/>
      <w:commentRangeStart w:id="705"/>
      <w:r w:rsidRPr="005C2DC1">
        <w:lastRenderedPageBreak/>
        <w:t>RESULTS</w:t>
      </w:r>
      <w:commentRangeEnd w:id="705"/>
      <w:r w:rsidR="003F422B">
        <w:rPr>
          <w:rStyle w:val="af5"/>
        </w:rPr>
        <w:commentReference w:id="705"/>
      </w:r>
      <w:bookmarkStart w:id="706" w:name="X8413851427e63b698c6e4060b7879dd4e97734a"/>
      <w:bookmarkEnd w:id="704"/>
    </w:p>
    <w:p w14:paraId="2517B8E4" w14:textId="3A77E17D" w:rsidR="00CB5083" w:rsidRPr="00401D1F" w:rsidRDefault="00CB5083" w:rsidP="00401D1F">
      <w:pPr>
        <w:pStyle w:val="2"/>
      </w:pPr>
      <w:bookmarkStart w:id="707" w:name="_Toc145264478"/>
      <w:r w:rsidRPr="00401D1F">
        <w:t>scPerb outperforms other benchmarks</w:t>
      </w:r>
      <w:bookmarkEnd w:id="707"/>
    </w:p>
    <w:p w14:paraId="4C0415A5" w14:textId="28588240" w:rsidR="009C00AA" w:rsidRDefault="00AC6938" w:rsidP="00F64BC8">
      <w:pPr>
        <w:pStyle w:val="a0"/>
        <w:jc w:val="both"/>
        <w:rPr>
          <w:rFonts w:ascii="Times New Roman" w:hAnsi="Times New Roman" w:cs="Times New Roman"/>
        </w:rPr>
      </w:pPr>
      <w:r w:rsidRPr="002F5351">
        <w:rPr>
          <w:rFonts w:ascii="Times New Roman" w:hAnsi="Times New Roman" w:cs="Times New Roman"/>
        </w:rPr>
        <w:t xml:space="preserve">To demonstrate the performance of scPerb, </w:t>
      </w:r>
      <w:r w:rsidR="0058557B">
        <w:rPr>
          <w:rFonts w:ascii="Times New Roman" w:hAnsi="Times New Roman" w:cs="Times New Roman"/>
        </w:rPr>
        <w:t>w</w:t>
      </w:r>
      <w:r w:rsidR="0017003F" w:rsidRPr="002F5351">
        <w:rPr>
          <w:rFonts w:ascii="Times New Roman" w:hAnsi="Times New Roman" w:cs="Times New Roman"/>
        </w:rPr>
        <w:t xml:space="preserve">e compared </w:t>
      </w:r>
      <w:r w:rsidR="00D042B0">
        <w:rPr>
          <w:rFonts w:ascii="Times New Roman" w:hAnsi="Times New Roman" w:cs="Times New Roman"/>
        </w:rPr>
        <w:t xml:space="preserve">scPerb </w:t>
      </w:r>
      <w:r w:rsidR="00892E08">
        <w:rPr>
          <w:rFonts w:ascii="Times New Roman" w:hAnsi="Times New Roman" w:cs="Times New Roman"/>
        </w:rPr>
        <w:t xml:space="preserve">with </w:t>
      </w:r>
      <w:r w:rsidR="00081980">
        <w:rPr>
          <w:rFonts w:ascii="Times New Roman" w:hAnsi="Times New Roman" w:cs="Times New Roman"/>
        </w:rPr>
        <w:t>currently existing methods</w:t>
      </w:r>
      <w:r w:rsidR="00A30BA0">
        <w:rPr>
          <w:rFonts w:ascii="Times New Roman" w:hAnsi="Times New Roman" w:cs="Times New Roman"/>
        </w:rPr>
        <w:t xml:space="preserve">, including </w:t>
      </w:r>
      <w:del w:id="708" w:author="tang zijia" w:date="2023-09-10T17:14:00Z">
        <w:r w:rsidR="003365ED" w:rsidDel="00E26DA1">
          <w:rPr>
            <w:rFonts w:ascii="Times New Roman" w:hAnsi="Times New Roman" w:cs="Times New Roman"/>
          </w:rPr>
          <w:delText>XXX</w:delText>
        </w:r>
      </w:del>
      <w:ins w:id="709" w:author="tang zijia" w:date="2023-09-10T17:14:00Z">
        <w:r w:rsidR="00E26DA1">
          <w:rPr>
            <w:rFonts w:ascii="Times New Roman" w:hAnsi="Times New Roman" w:cs="Times New Roman"/>
          </w:rPr>
          <w:t>scGen</w:t>
        </w:r>
      </w:ins>
      <w:r w:rsidR="003365ED">
        <w:rPr>
          <w:rFonts w:ascii="Times New Roman" w:hAnsi="Times New Roman" w:cs="Times New Roman"/>
        </w:rPr>
        <w:t xml:space="preserve">, </w:t>
      </w:r>
      <w:del w:id="710" w:author="tang zijia" w:date="2023-09-10T17:14:00Z">
        <w:r w:rsidR="003365ED" w:rsidDel="00E26DA1">
          <w:rPr>
            <w:rFonts w:ascii="Times New Roman" w:hAnsi="Times New Roman" w:cs="Times New Roman"/>
          </w:rPr>
          <w:delText>XXX</w:delText>
        </w:r>
      </w:del>
      <w:ins w:id="711" w:author="tang zijia" w:date="2023-09-10T17:14:00Z">
        <w:r w:rsidR="00E26DA1">
          <w:rPr>
            <w:rFonts w:ascii="Times New Roman" w:hAnsi="Times New Roman" w:cs="Times New Roman"/>
          </w:rPr>
          <w:t>CVAE</w:t>
        </w:r>
      </w:ins>
      <w:r w:rsidR="003365ED">
        <w:rPr>
          <w:rFonts w:ascii="Times New Roman" w:hAnsi="Times New Roman" w:cs="Times New Roman"/>
        </w:rPr>
        <w:t xml:space="preserve">, </w:t>
      </w:r>
      <w:del w:id="712" w:author="tang zijia" w:date="2023-09-10T17:14:00Z">
        <w:r w:rsidR="003365ED" w:rsidDel="00E26DA1">
          <w:rPr>
            <w:rFonts w:ascii="Times New Roman" w:hAnsi="Times New Roman" w:cs="Times New Roman"/>
          </w:rPr>
          <w:delText>XXX</w:delText>
        </w:r>
      </w:del>
      <w:ins w:id="713" w:author="tang zijia" w:date="2023-09-10T17:14:00Z">
        <w:r w:rsidR="00E26DA1">
          <w:rPr>
            <w:rFonts w:ascii="Times New Roman" w:hAnsi="Times New Roman" w:cs="Times New Roman"/>
          </w:rPr>
          <w:t>stGAN, and sc-WGAN</w:t>
        </w:r>
      </w:ins>
      <w:del w:id="714" w:author="tang zijia" w:date="2023-09-10T17:14:00Z">
        <w:r w:rsidR="003365ED" w:rsidDel="00D307E0">
          <w:rPr>
            <w:rFonts w:ascii="Times New Roman" w:hAnsi="Times New Roman" w:cs="Times New Roman"/>
          </w:rPr>
          <w:delText>.</w:delText>
        </w:r>
      </w:del>
      <w:r w:rsidR="00081980">
        <w:rPr>
          <w:rFonts w:ascii="Times New Roman" w:hAnsi="Times New Roman" w:cs="Times New Roman"/>
        </w:rPr>
        <w:t xml:space="preserve"> </w:t>
      </w:r>
      <w:r w:rsidR="0017003F" w:rsidRPr="002F5351">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Pr>
          <w:rFonts w:ascii="Times New Roman" w:hAnsi="Times New Roman" w:cs="Times New Roman"/>
        </w:rPr>
        <w:instrText xml:space="preserve"> ADDIN EN.CITE </w:instrText>
      </w:r>
      <w:r w:rsidR="00E274ED">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Pr>
          <w:rFonts w:ascii="Times New Roman" w:hAnsi="Times New Roman" w:cs="Times New Roman"/>
        </w:rPr>
        <w:instrText xml:space="preserve"> ADDIN EN.CITE.DATA </w:instrText>
      </w:r>
      <w:r w:rsidR="00E274ED">
        <w:rPr>
          <w:rFonts w:ascii="Times New Roman" w:hAnsi="Times New Roman" w:cs="Times New Roman"/>
        </w:rPr>
      </w:r>
      <w:r w:rsidR="00E274ED">
        <w:rPr>
          <w:rFonts w:ascii="Times New Roman" w:hAnsi="Times New Roman" w:cs="Times New Roman"/>
        </w:rPr>
        <w:fldChar w:fldCharType="end"/>
      </w:r>
      <w:r w:rsidR="0017003F" w:rsidRPr="002F5351">
        <w:rPr>
          <w:rFonts w:ascii="Times New Roman" w:hAnsi="Times New Roman" w:cs="Times New Roman"/>
        </w:rPr>
        <w:fldChar w:fldCharType="separate"/>
      </w:r>
      <w:r w:rsidR="0017003F">
        <w:rPr>
          <w:rFonts w:ascii="Times New Roman" w:hAnsi="Times New Roman" w:cs="Times New Roman"/>
          <w:noProof/>
        </w:rPr>
        <w:t>[21-24]</w:t>
      </w:r>
      <w:r w:rsidR="0017003F" w:rsidRPr="002F5351">
        <w:rPr>
          <w:rFonts w:ascii="Times New Roman" w:hAnsi="Times New Roman" w:cs="Times New Roman"/>
        </w:rPr>
        <w:fldChar w:fldCharType="end"/>
      </w:r>
      <w:ins w:id="715" w:author="tang zijia" w:date="2023-09-10T17:14:00Z">
        <w:r w:rsidR="00D307E0">
          <w:rPr>
            <w:rFonts w:ascii="Times New Roman" w:hAnsi="Times New Roman" w:cs="Times New Roman"/>
          </w:rPr>
          <w:t>.</w:t>
        </w:r>
      </w:ins>
      <w:del w:id="716" w:author="tang zijia" w:date="2023-09-10T17:14:00Z">
        <w:r w:rsidR="001327A8" w:rsidDel="00D307E0">
          <w:rPr>
            <w:rFonts w:ascii="Times New Roman" w:hAnsi="Times New Roman" w:cs="Times New Roman"/>
          </w:rPr>
          <w:delText>,</w:delText>
        </w:r>
      </w:del>
      <w:r w:rsidR="0017003F" w:rsidRPr="002F5351">
        <w:rPr>
          <w:rFonts w:ascii="Times New Roman" w:hAnsi="Times New Roman" w:cs="Times New Roman"/>
        </w:rPr>
        <w:t xml:space="preserve"> </w:t>
      </w:r>
      <w:r w:rsidR="00C11D4C">
        <w:rPr>
          <w:rFonts w:ascii="Times New Roman" w:hAnsi="Times New Roman" w:cs="Times New Roman"/>
        </w:rPr>
        <w:t>T</w:t>
      </w:r>
      <w:r w:rsidRPr="002F5351">
        <w:rPr>
          <w:rFonts w:ascii="Times New Roman" w:hAnsi="Times New Roman" w:cs="Times New Roman"/>
        </w:rPr>
        <w:t>hree datasets</w:t>
      </w:r>
      <w:r w:rsidR="00A40394">
        <w:rPr>
          <w:rFonts w:ascii="Times New Roman" w:hAnsi="Times New Roman" w:cs="Times New Roman"/>
        </w:rPr>
        <w:t xml:space="preserve"> were used for benchmarking</w:t>
      </w:r>
      <w:r w:rsidR="007D0EC2">
        <w:rPr>
          <w:rFonts w:ascii="Times New Roman" w:hAnsi="Times New Roman" w:cs="Times New Roman"/>
        </w:rPr>
        <w:t>, including</w:t>
      </w:r>
      <w:r w:rsidRPr="002F5351">
        <w:rPr>
          <w:rFonts w:ascii="Times New Roman" w:hAnsi="Times New Roman" w:cs="Times New Roman"/>
        </w:rPr>
        <w:t xml:space="preserve"> two</w:t>
      </w:r>
      <w:r w:rsidR="001A4B9A">
        <w:rPr>
          <w:rFonts w:ascii="Times New Roman" w:hAnsi="Times New Roman" w:cs="Times New Roman"/>
        </w:rPr>
        <w:t xml:space="preserve"> </w:t>
      </w:r>
      <w:r w:rsidRPr="002F5351">
        <w:rPr>
          <w:rFonts w:ascii="Times New Roman" w:hAnsi="Times New Roman" w:cs="Times New Roman"/>
        </w:rPr>
        <w:t>published human peripheral blood mononuclear cell (PBMC) datasets</w:t>
      </w:r>
      <w:r w:rsidR="00A94561">
        <w:rPr>
          <w:rFonts w:ascii="Times New Roman" w:hAnsi="Times New Roman" w:cs="Times New Roman"/>
        </w:rPr>
        <w:t>, i.e.</w:t>
      </w:r>
      <w:r w:rsidR="00531AFC">
        <w:rPr>
          <w:rFonts w:ascii="Times New Roman" w:hAnsi="Times New Roman" w:cs="Times New Roman"/>
        </w:rPr>
        <w:t>,</w:t>
      </w:r>
      <w:r w:rsidR="00A94561">
        <w:rPr>
          <w:rFonts w:ascii="Times New Roman" w:hAnsi="Times New Roman" w:cs="Times New Roman"/>
        </w:rPr>
        <w:t xml:space="preserve"> </w:t>
      </w:r>
      <w:r w:rsidR="00FB26FA">
        <w:rPr>
          <w:rFonts w:ascii="Times New Roman" w:hAnsi="Times New Roman" w:cs="Times New Roman"/>
        </w:rPr>
        <w:t>PBMC-Kang</w:t>
      </w:r>
      <w:r w:rsidR="002702F8" w:rsidRPr="002F5351">
        <w:rPr>
          <w:rFonts w:ascii="Times New Roman" w:hAnsi="Times New Roman" w:cs="Times New Roman"/>
        </w:rPr>
        <w:t xml:space="preserve"> </w:t>
      </w:r>
      <w:del w:id="717" w:author="tang zijia" w:date="2023-09-10T17:15:00Z">
        <w:r w:rsidR="00630764" w:rsidRPr="002F5351" w:rsidDel="00814039">
          <w:rPr>
            <w:rFonts w:ascii="Times New Roman" w:hAnsi="Times New Roman" w:cs="Times New Roman"/>
            <w:color w:val="000000" w:themeColor="text1"/>
            <w:lang w:eastAsia="zh-CN"/>
          </w:rPr>
          <w:delText xml:space="preserve">PBMC-Kang </w:delText>
        </w:r>
      </w:del>
      <w:r w:rsidR="00630764" w:rsidRPr="002F5351">
        <w:rPr>
          <w:rFonts w:ascii="Times New Roman" w:hAnsi="Times New Roman" w:cs="Times New Roman"/>
          <w:color w:val="000000" w:themeColor="text1"/>
          <w:lang w:eastAsia="zh-CN"/>
        </w:rPr>
        <w:fldChar w:fldCharType="begin"/>
      </w:r>
      <w:r w:rsidR="00630764">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2F5351">
        <w:rPr>
          <w:rFonts w:ascii="Times New Roman" w:hAnsi="Times New Roman" w:cs="Times New Roman"/>
          <w:color w:val="000000" w:themeColor="text1"/>
          <w:lang w:eastAsia="zh-CN"/>
        </w:rPr>
        <w:fldChar w:fldCharType="separate"/>
      </w:r>
      <w:r w:rsidR="00630764">
        <w:rPr>
          <w:rFonts w:ascii="Times New Roman" w:hAnsi="Times New Roman" w:cs="Times New Roman"/>
          <w:noProof/>
          <w:color w:val="000000" w:themeColor="text1"/>
          <w:lang w:eastAsia="zh-CN"/>
        </w:rPr>
        <w:t>[25]</w:t>
      </w:r>
      <w:r w:rsidR="00630764" w:rsidRPr="002F5351">
        <w:rPr>
          <w:rFonts w:ascii="Times New Roman" w:hAnsi="Times New Roman" w:cs="Times New Roman"/>
          <w:color w:val="000000" w:themeColor="text1"/>
          <w:lang w:eastAsia="zh-CN"/>
        </w:rPr>
        <w:fldChar w:fldCharType="end"/>
      </w:r>
      <w:r w:rsidR="00630764" w:rsidRPr="002F5351">
        <w:rPr>
          <w:rFonts w:ascii="Times New Roman" w:hAnsi="Times New Roman" w:cs="Times New Roman"/>
          <w:lang w:eastAsia="zh-CN"/>
        </w:rPr>
        <w:t xml:space="preserve"> and </w:t>
      </w:r>
      <w:r w:rsidR="00630764" w:rsidRPr="002F5351">
        <w:rPr>
          <w:rFonts w:ascii="Times New Roman" w:hAnsi="Times New Roman" w:cs="Times New Roman"/>
          <w:color w:val="000000" w:themeColor="text1"/>
          <w:lang w:eastAsia="zh-CN"/>
        </w:rPr>
        <w:t>PBMC-Zheng</w:t>
      </w:r>
      <w:r w:rsidR="00630764" w:rsidRPr="002F5351">
        <w:rPr>
          <w:rFonts w:ascii="Times New Roman" w:hAnsi="Times New Roman" w:cs="Times New Roman"/>
          <w:lang w:eastAsia="zh-CN"/>
        </w:rPr>
        <w:t xml:space="preserve"> </w:t>
      </w:r>
      <w:r w:rsidR="00630764" w:rsidRPr="002F5351">
        <w:rPr>
          <w:rFonts w:ascii="Times New Roman" w:hAnsi="Times New Roman" w:cs="Times New Roman"/>
          <w:lang w:eastAsia="zh-CN"/>
        </w:rPr>
        <w:fldChar w:fldCharType="begin"/>
      </w:r>
      <w:r w:rsidR="00630764">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2F5351">
        <w:rPr>
          <w:rFonts w:ascii="Times New Roman" w:hAnsi="Times New Roman" w:cs="Times New Roman"/>
          <w:lang w:eastAsia="zh-CN"/>
        </w:rPr>
        <w:fldChar w:fldCharType="separate"/>
      </w:r>
      <w:r w:rsidR="00630764">
        <w:rPr>
          <w:rFonts w:ascii="Times New Roman" w:hAnsi="Times New Roman" w:cs="Times New Roman"/>
          <w:noProof/>
          <w:lang w:eastAsia="zh-CN"/>
        </w:rPr>
        <w:t>[31]</w:t>
      </w:r>
      <w:r w:rsidR="00630764" w:rsidRPr="002F5351">
        <w:rPr>
          <w:rFonts w:ascii="Times New Roman" w:hAnsi="Times New Roman" w:cs="Times New Roman"/>
          <w:lang w:eastAsia="zh-CN"/>
        </w:rPr>
        <w:fldChar w:fldCharType="end"/>
      </w:r>
      <w:r w:rsidR="008177F5">
        <w:rPr>
          <w:rFonts w:ascii="Times New Roman" w:hAnsi="Times New Roman" w:cs="Times New Roman"/>
          <w:lang w:eastAsia="zh-CN"/>
        </w:rPr>
        <w:t xml:space="preserve"> </w:t>
      </w:r>
      <w:r w:rsidR="008177F5" w:rsidRPr="002F5351">
        <w:rPr>
          <w:rFonts w:ascii="Times New Roman" w:hAnsi="Times New Roman" w:cs="Times New Roman"/>
          <w:lang w:eastAsia="zh-CN"/>
        </w:rPr>
        <w:t>datase</w:t>
      </w:r>
      <w:r w:rsidR="00176D79">
        <w:rPr>
          <w:rFonts w:ascii="Times New Roman" w:hAnsi="Times New Roman" w:cs="Times New Roman"/>
          <w:lang w:eastAsia="zh-CN"/>
        </w:rPr>
        <w:t>ts</w:t>
      </w:r>
      <w:r w:rsidR="00630764" w:rsidRPr="002F5351">
        <w:rPr>
          <w:rFonts w:ascii="Times New Roman" w:hAnsi="Times New Roman" w:cs="Times New Roman"/>
          <w:lang w:eastAsia="zh-CN"/>
        </w:rPr>
        <w:t xml:space="preserve">, </w:t>
      </w:r>
      <w:r w:rsidR="00184593">
        <w:rPr>
          <w:rFonts w:ascii="Times New Roman" w:hAnsi="Times New Roman" w:cs="Times New Roman"/>
          <w:lang w:eastAsia="zh-CN"/>
        </w:rPr>
        <w:t xml:space="preserve">which were </w:t>
      </w:r>
      <w:del w:id="718" w:author="tang zijia" w:date="2023-09-10T17:23:00Z">
        <w:r w:rsidRPr="002F5351" w:rsidDel="004012DA">
          <w:rPr>
            <w:rFonts w:ascii="Times New Roman" w:hAnsi="Times New Roman" w:cs="Times New Roman"/>
          </w:rPr>
          <w:delText xml:space="preserve">stimulated </w:delText>
        </w:r>
      </w:del>
      <w:ins w:id="719" w:author="tang zijia" w:date="2023-09-10T17:23:00Z">
        <w:r w:rsidR="004012DA">
          <w:rPr>
            <w:rFonts w:ascii="Times New Roman" w:hAnsi="Times New Roman" w:cs="Times New Roman"/>
          </w:rPr>
          <w:t>perturbed</w:t>
        </w:r>
        <w:r w:rsidR="004012DA" w:rsidRPr="002F5351">
          <w:rPr>
            <w:rFonts w:ascii="Times New Roman" w:hAnsi="Times New Roman" w:cs="Times New Roman"/>
          </w:rPr>
          <w:t xml:space="preserve"> </w:t>
        </w:r>
      </w:ins>
      <w:r w:rsidRPr="002F5351">
        <w:rPr>
          <w:rFonts w:ascii="Times New Roman" w:hAnsi="Times New Roman" w:cs="Times New Roman"/>
        </w:rPr>
        <w:t>with interferon (</w:t>
      </w:r>
      <w:r w:rsidR="00572F37" w:rsidRPr="006506E8">
        <w:rPr>
          <w:rFonts w:ascii="Times New Roman" w:hAnsi="Times New Roman" w:cs="Times New Roman"/>
          <w:i/>
          <w:iCs/>
        </w:rPr>
        <w:t>IFN-</w:t>
      </w:r>
      <m:oMath>
        <m:r>
          <w:rPr>
            <w:rFonts w:ascii="Cambria Math" w:hAnsi="Cambria Math" w:cs="Times New Roman"/>
          </w:rPr>
          <m:t>β</m:t>
        </m:r>
      </m:oMath>
      <w:r w:rsidRPr="002F5351">
        <w:rPr>
          <w:rFonts w:ascii="Times New Roman" w:hAnsi="Times New Roman" w:cs="Times New Roman"/>
        </w:rPr>
        <w:t>), and</w:t>
      </w:r>
      <w:r w:rsidR="00C0464B">
        <w:rPr>
          <w:rFonts w:ascii="Times New Roman" w:hAnsi="Times New Roman" w:cs="Times New Roman"/>
        </w:rPr>
        <w:t xml:space="preserve"> </w:t>
      </w:r>
      <w:r w:rsidR="00E240AF">
        <w:rPr>
          <w:rFonts w:ascii="Times New Roman" w:hAnsi="Times New Roman" w:cs="Times New Roman"/>
        </w:rPr>
        <w:t>the</w:t>
      </w:r>
      <w:r w:rsidRPr="002F5351">
        <w:rPr>
          <w:rFonts w:ascii="Times New Roman" w:hAnsi="Times New Roman" w:cs="Times New Roman"/>
        </w:rPr>
        <w:t xml:space="preserve"> intestinal epithelial cell</w:t>
      </w:r>
      <w:r w:rsidR="00432540">
        <w:rPr>
          <w:rFonts w:ascii="Times New Roman" w:hAnsi="Times New Roman" w:cs="Times New Roman"/>
        </w:rPr>
        <w:t xml:space="preserve"> dataset</w:t>
      </w:r>
      <w:r w:rsidRPr="002F5351">
        <w:rPr>
          <w:rFonts w:ascii="Times New Roman" w:hAnsi="Times New Roman" w:cs="Times New Roman"/>
        </w:rPr>
        <w:t xml:space="preserve"> </w:t>
      </w:r>
      <w:r w:rsidRPr="006506E8">
        <w:rPr>
          <w:rFonts w:ascii="Times New Roman" w:hAnsi="Times New Roman" w:cs="Times New Roman"/>
          <w:highlight w:val="yellow"/>
        </w:rPr>
        <w:t>fetched</w:t>
      </w:r>
      <w:r w:rsidRPr="002F5351">
        <w:rPr>
          <w:rFonts w:ascii="Times New Roman" w:hAnsi="Times New Roman" w:cs="Times New Roman"/>
        </w:rPr>
        <w:t xml:space="preserve"> by parasitic helminth </w:t>
      </w:r>
      <w:r w:rsidRPr="002F5351">
        <w:rPr>
          <w:rFonts w:ascii="Times New Roman" w:hAnsi="Times New Roman" w:cs="Times New Roman"/>
          <w:i/>
          <w:iCs/>
        </w:rPr>
        <w:t>H.poly</w:t>
      </w:r>
      <w:r w:rsidRPr="002F5351">
        <w:rPr>
          <w:rFonts w:ascii="Times New Roman" w:hAnsi="Times New Roman" w:cs="Times New Roman"/>
        </w:rPr>
        <w:t xml:space="preserve"> </w:t>
      </w:r>
      <w:r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2F5351">
        <w:rPr>
          <w:rFonts w:ascii="Times New Roman" w:hAnsi="Times New Roman" w:cs="Times New Roman"/>
        </w:rPr>
        <w:fldChar w:fldCharType="separate"/>
      </w:r>
      <w:r w:rsidR="00402CE6">
        <w:rPr>
          <w:rFonts w:ascii="Times New Roman" w:hAnsi="Times New Roman" w:cs="Times New Roman"/>
          <w:noProof/>
        </w:rPr>
        <w:t>[26]</w:t>
      </w:r>
      <w:r w:rsidRPr="002F5351">
        <w:rPr>
          <w:rFonts w:ascii="Times New Roman" w:hAnsi="Times New Roman" w:cs="Times New Roman"/>
        </w:rPr>
        <w:fldChar w:fldCharType="end"/>
      </w:r>
      <w:r w:rsidR="00CE4D57">
        <w:rPr>
          <w:rFonts w:ascii="Times New Roman" w:hAnsi="Times New Roman" w:cs="Times New Roman"/>
        </w:rPr>
        <w:t xml:space="preserve">, i.e., </w:t>
      </w:r>
      <w:r w:rsidR="00BD20C3">
        <w:rPr>
          <w:rFonts w:ascii="Times New Roman" w:hAnsi="Times New Roman" w:cs="Times New Roman"/>
        </w:rPr>
        <w:t>hpoly dataset</w:t>
      </w:r>
      <w:r w:rsidRPr="002F5351">
        <w:rPr>
          <w:rFonts w:ascii="Times New Roman" w:hAnsi="Times New Roman" w:cs="Times New Roman"/>
        </w:rPr>
        <w:t>.</w:t>
      </w:r>
    </w:p>
    <w:p w14:paraId="37A35B62" w14:textId="77777777" w:rsidR="00F64BC8" w:rsidRDefault="00F64BC8" w:rsidP="00F64BC8">
      <w:pPr>
        <w:pStyle w:val="a0"/>
        <w:keepNext/>
        <w:jc w:val="both"/>
      </w:pPr>
      <w:r>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7098B16D" w:rsidR="00F64BC8" w:rsidRPr="00F64BC8" w:rsidRDefault="00F64BC8" w:rsidP="00F64BC8">
      <w:pPr>
        <w:pStyle w:val="aa"/>
        <w:rPr>
          <w:rFonts w:cs="Times New Roman"/>
          <w:lang w:eastAsia="zh-CN"/>
        </w:rPr>
      </w:pPr>
      <w:r w:rsidRPr="00F64BC8">
        <w:rPr>
          <w:b/>
          <w:bCs/>
        </w:rPr>
        <w:t>Fig</w:t>
      </w:r>
      <w:r w:rsidR="001151C7">
        <w:rPr>
          <w:b/>
          <w:bCs/>
        </w:rPr>
        <w:t>.</w:t>
      </w:r>
      <w:r w:rsidRPr="00F64BC8">
        <w:rPr>
          <w:b/>
          <w:bCs/>
        </w:rPr>
        <w:t xml:space="preserve"> </w:t>
      </w:r>
      <w:r w:rsidRPr="00F64BC8">
        <w:rPr>
          <w:b/>
          <w:bCs/>
        </w:rPr>
        <w:fldChar w:fldCharType="begin"/>
      </w:r>
      <w:r w:rsidRPr="00F64BC8">
        <w:rPr>
          <w:b/>
          <w:bCs/>
        </w:rPr>
        <w:instrText xml:space="preserve"> SEQ Figure \* ARABIC </w:instrText>
      </w:r>
      <w:r w:rsidRPr="00F64BC8">
        <w:rPr>
          <w:b/>
          <w:bCs/>
        </w:rPr>
        <w:fldChar w:fldCharType="separate"/>
      </w:r>
      <w:r w:rsidRPr="00F64BC8">
        <w:rPr>
          <w:b/>
          <w:bCs/>
          <w:noProof/>
        </w:rPr>
        <w:t>2</w:t>
      </w:r>
      <w:r w:rsidRPr="00F64BC8">
        <w:rPr>
          <w:b/>
          <w:bCs/>
        </w:rPr>
        <w:fldChar w:fldCharType="end"/>
      </w:r>
      <w:r w:rsidRPr="00F64BC8">
        <w:rPr>
          <w:b/>
          <w:bCs/>
        </w:rPr>
        <w:t xml:space="preserve"> |</w:t>
      </w:r>
      <w:r w:rsidRPr="009C00AA">
        <w:rPr>
          <w:b/>
          <w:bCs/>
          <w:i/>
        </w:rPr>
        <w:t xml:space="preserve"> </w:t>
      </w:r>
      <w:r w:rsidR="00E05174">
        <w:rPr>
          <w:b/>
          <w:bCs/>
          <w:lang w:eastAsia="zh-CN"/>
        </w:rPr>
        <w:t>O</w:t>
      </w:r>
      <w:r w:rsidRPr="009C00AA">
        <w:rPr>
          <w:b/>
          <w:bCs/>
          <w:lang w:eastAsia="zh-CN"/>
        </w:rPr>
        <w:t>verall result of scPerb.</w:t>
      </w:r>
      <w:r>
        <w:rPr>
          <w:b/>
          <w:bCs/>
          <w:lang w:eastAsia="zh-CN"/>
        </w:rPr>
        <w:t xml:space="preserve"> a</w:t>
      </w:r>
      <w:r w:rsidRPr="00921950">
        <w:t>,</w:t>
      </w:r>
      <w:r w:rsidRPr="009C00AA">
        <w:t xml:space="preserve"> </w:t>
      </w:r>
      <w:r w:rsidR="0039241D">
        <w:t>C</w:t>
      </w:r>
      <w:r w:rsidR="0039241D" w:rsidRPr="0039241D">
        <w:t>omparison of</w:t>
      </w:r>
      <w:r w:rsidR="0039241D">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39241D">
        <w:t xml:space="preserve"> values across all benchmark</w:t>
      </w:r>
      <w:r w:rsidR="00D61347">
        <w:t>ing</w:t>
      </w:r>
      <w:r w:rsidR="0039241D" w:rsidRPr="0039241D">
        <w:t xml:space="preserve"> methods</w:t>
      </w:r>
      <w:r w:rsidRPr="009C00AA">
        <w:t>.</w:t>
      </w:r>
      <w:r>
        <w:t xml:space="preserve"> </w:t>
      </w:r>
      <w:r w:rsidRPr="00E34E91">
        <w:rPr>
          <w:b/>
          <w:bCs/>
        </w:rPr>
        <w:t>b</w:t>
      </w:r>
      <w:r>
        <w:t xml:space="preserve">, </w:t>
      </w:r>
      <w:r w:rsidR="00892814">
        <w:t>B</w:t>
      </w:r>
      <w:r>
        <w:t>ar plot</w:t>
      </w:r>
      <w:r w:rsidR="00504874">
        <w:t>s</w:t>
      </w:r>
      <w:r>
        <w:t xml:space="preserve"> </w:t>
      </w:r>
      <w:r w:rsidR="00DD43FF">
        <w:t>show</w:t>
      </w:r>
      <w:ins w:id="720" w:author="tang zijia" w:date="2023-09-10T22:00:00Z">
        <w:r w:rsidR="001209C2">
          <w:t>ed</w:t>
        </w:r>
      </w:ins>
      <w:r w:rsidR="00DD43FF">
        <w:t xml:space="preserve"> </w:t>
      </w:r>
      <w:r>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lang w:eastAsia="zh-CN"/>
        </w:rPr>
        <w:t xml:space="preserve"> </w:t>
      </w:r>
      <w:r>
        <w:rPr>
          <w:lang w:eastAsia="zh-CN"/>
        </w:rPr>
        <w:t>value of all methods in the PBMC-Zheng dataset</w:t>
      </w:r>
      <w:r w:rsidR="001E5C29">
        <w:rPr>
          <w:lang w:eastAsia="zh-CN"/>
        </w:rPr>
        <w:t xml:space="preserve"> </w:t>
      </w:r>
      <w:r w:rsidR="00916013">
        <w:rPr>
          <w:lang w:eastAsia="zh-CN"/>
        </w:rPr>
        <w:fldChar w:fldCharType="begin"/>
      </w:r>
      <w:r w:rsidR="00402CE6">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Pr>
          <w:lang w:eastAsia="zh-CN"/>
        </w:rPr>
        <w:fldChar w:fldCharType="separate"/>
      </w:r>
      <w:r w:rsidR="00402CE6">
        <w:rPr>
          <w:noProof/>
          <w:lang w:eastAsia="zh-CN"/>
        </w:rPr>
        <w:t>[31]</w:t>
      </w:r>
      <w:r w:rsidR="00916013">
        <w:rPr>
          <w:lang w:eastAsia="zh-CN"/>
        </w:rPr>
        <w:fldChar w:fldCharType="end"/>
      </w:r>
      <w:r>
        <w:t xml:space="preserve">. </w:t>
      </w:r>
      <w:r w:rsidRPr="00E34E91">
        <w:rPr>
          <w:b/>
          <w:bCs/>
        </w:rPr>
        <w:t>c</w:t>
      </w:r>
      <w:r>
        <w:t xml:space="preserve">, </w:t>
      </w:r>
      <w:r w:rsidR="00D54525">
        <w:t>S</w:t>
      </w:r>
      <w:r>
        <w:t xml:space="preserve">catter </w:t>
      </w:r>
      <w:commentRangeStart w:id="721"/>
      <w:r>
        <w:t xml:space="preserve">plot </w:t>
      </w:r>
      <w:commentRangeEnd w:id="721"/>
      <w:r w:rsidR="00524AAD">
        <w:rPr>
          <w:rStyle w:val="af5"/>
          <w:rFonts w:asciiTheme="minorHAnsi" w:eastAsiaTheme="minorEastAsia" w:hAnsiTheme="minorHAnsi"/>
        </w:rPr>
        <w:commentReference w:id="721"/>
      </w:r>
      <w:r>
        <w:rPr>
          <w:lang w:eastAsia="zh-CN"/>
        </w:rPr>
        <w:t>show</w:t>
      </w:r>
      <w:ins w:id="722" w:author="tang zijia" w:date="2023-09-10T22:00:00Z">
        <w:r w:rsidR="001209C2">
          <w:rPr>
            <w:lang w:eastAsia="zh-CN"/>
          </w:rPr>
          <w:t>ed</w:t>
        </w:r>
      </w:ins>
      <w:del w:id="723" w:author="tang zijia" w:date="2023-09-10T22:00:00Z">
        <w:r w:rsidDel="001209C2">
          <w:rPr>
            <w:lang w:eastAsia="zh-CN"/>
          </w:rPr>
          <w:delText>s</w:delText>
        </w:r>
      </w:del>
      <w:r>
        <w:rPr>
          <w:lang w:eastAsia="zh-CN"/>
        </w:rPr>
        <w:t xml:space="preserve"> the correlation</w:t>
      </w:r>
      <w:r w:rsidR="00BF0865">
        <w:rPr>
          <w:lang w:eastAsia="zh-CN"/>
        </w:rPr>
        <w:t xml:space="preserve"> between</w:t>
      </w:r>
      <w:r>
        <w:rPr>
          <w:lang w:eastAsia="zh-CN"/>
        </w:rPr>
        <w:t xml:space="preserve"> </w:t>
      </w:r>
      <w:r w:rsidR="00234260">
        <w:rPr>
          <w:lang w:eastAsia="zh-CN"/>
        </w:rPr>
        <w:t xml:space="preserve">real and </w:t>
      </w:r>
      <w:r w:rsidR="00565FA5">
        <w:rPr>
          <w:lang w:eastAsia="zh-CN"/>
        </w:rPr>
        <w:t xml:space="preserve">predicted </w:t>
      </w:r>
      <w:r>
        <w:rPr>
          <w:lang w:eastAsia="zh-CN"/>
        </w:rPr>
        <w:t>gene expression of 7</w:t>
      </w:r>
      <w:r w:rsidR="004D7F78">
        <w:rPr>
          <w:lang w:eastAsia="zh-CN"/>
        </w:rPr>
        <w:t>,</w:t>
      </w:r>
      <w:r>
        <w:rPr>
          <w:lang w:eastAsia="zh-CN"/>
        </w:rPr>
        <w:t xml:space="preserve">000 genes </w:t>
      </w:r>
      <w:r w:rsidR="00A67A32">
        <w:rPr>
          <w:lang w:eastAsia="zh-CN"/>
        </w:rPr>
        <w:t>by</w:t>
      </w:r>
      <w:r>
        <w:rPr>
          <w:lang w:eastAsia="zh-CN"/>
        </w:rPr>
        <w:t xml:space="preserve"> scPerb and other three benchmark</w:t>
      </w:r>
      <w:r w:rsidR="003E2EA8">
        <w:rPr>
          <w:lang w:eastAsia="zh-CN"/>
        </w:rPr>
        <w:t>ing</w:t>
      </w:r>
      <w:r>
        <w:rPr>
          <w:lang w:eastAsia="zh-CN"/>
        </w:rPr>
        <w:t xml:space="preserve"> methods in CD4-</w:t>
      </w:r>
      <w:r>
        <w:rPr>
          <w:rFonts w:hint="eastAsia"/>
          <w:lang w:eastAsia="zh-CN"/>
        </w:rPr>
        <w:t>T</w:t>
      </w:r>
      <w:r>
        <w:rPr>
          <w:lang w:eastAsia="zh-CN"/>
        </w:rPr>
        <w:t xml:space="preserve"> </w:t>
      </w:r>
      <w:r>
        <w:rPr>
          <w:rFonts w:hint="eastAsia"/>
          <w:lang w:eastAsia="zh-CN"/>
        </w:rPr>
        <w:t>cells</w:t>
      </w:r>
      <w:r>
        <w:rPr>
          <w:lang w:eastAsia="zh-CN"/>
        </w:rPr>
        <w:t xml:space="preserve">. The five red dots </w:t>
      </w:r>
      <w:del w:id="724" w:author="tang zijia" w:date="2023-09-10T18:30:00Z">
        <w:r w:rsidDel="00921950">
          <w:rPr>
            <w:rFonts w:hint="eastAsia"/>
            <w:lang w:eastAsia="zh-CN"/>
          </w:rPr>
          <w:delText>represents</w:delText>
        </w:r>
      </w:del>
      <w:ins w:id="725" w:author="tang zijia" w:date="2023-09-10T18:30:00Z">
        <w:r w:rsidR="00921950">
          <w:rPr>
            <w:rFonts w:hint="eastAsia"/>
            <w:lang w:eastAsia="zh-CN"/>
          </w:rPr>
          <w:t>represent</w:t>
        </w:r>
      </w:ins>
      <w:ins w:id="726" w:author="tang zijia" w:date="2023-09-10T22:00:00Z">
        <w:r w:rsidR="001209C2">
          <w:rPr>
            <w:lang w:eastAsia="zh-CN"/>
          </w:rPr>
          <w:t>ed</w:t>
        </w:r>
      </w:ins>
      <w:r>
        <w:rPr>
          <w:lang w:eastAsia="zh-CN"/>
        </w:rPr>
        <w:t xml:space="preserve"> the top five different</w:t>
      </w:r>
      <w:r w:rsidR="00631AE0">
        <w:rPr>
          <w:lang w:eastAsia="zh-CN"/>
        </w:rPr>
        <w:t>ial</w:t>
      </w:r>
      <w:r>
        <w:rPr>
          <w:lang w:eastAsia="zh-CN"/>
        </w:rPr>
        <w:t xml:space="preserve">ly expressed genes (DEGs). </w:t>
      </w:r>
      <w:r w:rsidRPr="00E34E91">
        <w:rPr>
          <w:b/>
          <w:bCs/>
          <w:lang w:eastAsia="zh-CN"/>
        </w:rPr>
        <w:t>d</w:t>
      </w:r>
      <w:r>
        <w:rPr>
          <w:lang w:eastAsia="zh-CN"/>
        </w:rPr>
        <w:t xml:space="preserve">, The distribution of the control dataset, ground truth, and the prediction of all methods in one of the </w:t>
      </w:r>
      <w:del w:id="727" w:author="tang zijia" w:date="2023-09-10T17:17:00Z">
        <w:r w:rsidRPr="006506E8" w:rsidDel="00D37296">
          <w:rPr>
            <w:highlight w:val="yellow"/>
            <w:lang w:eastAsia="zh-CN"/>
          </w:rPr>
          <w:delText>lest</w:delText>
        </w:r>
        <w:r w:rsidR="006F5B08" w:rsidDel="00D37296">
          <w:rPr>
            <w:lang w:eastAsia="zh-CN"/>
          </w:rPr>
          <w:delText>(???)</w:delText>
        </w:r>
      </w:del>
      <w:ins w:id="728" w:author="tang zijia" w:date="2023-09-10T17:17:00Z">
        <w:r w:rsidR="00D37296">
          <w:rPr>
            <w:lang w:eastAsia="zh-CN"/>
          </w:rPr>
          <w:t>least</w:t>
        </w:r>
      </w:ins>
      <w:del w:id="729" w:author="tang zijia" w:date="2023-09-10T18:30:00Z">
        <w:r w:rsidR="006F5B08" w:rsidDel="00921950">
          <w:rPr>
            <w:lang w:eastAsia="zh-CN"/>
          </w:rPr>
          <w:delText xml:space="preserve"> </w:delText>
        </w:r>
        <w:r w:rsidDel="00921950">
          <w:rPr>
            <w:lang w:eastAsia="zh-CN"/>
          </w:rPr>
          <w:delText xml:space="preserve"> </w:delText>
        </w:r>
      </w:del>
      <w:ins w:id="730" w:author="tang zijia" w:date="2023-09-10T18:30:00Z">
        <w:r w:rsidR="00921950">
          <w:rPr>
            <w:lang w:eastAsia="zh-CN"/>
          </w:rPr>
          <w:t xml:space="preserve"> </w:t>
        </w:r>
      </w:ins>
      <w:r>
        <w:rPr>
          <w:lang w:eastAsia="zh-CN"/>
        </w:rPr>
        <w:t>differently expressed genes</w:t>
      </w:r>
      <w:del w:id="731" w:author="tang zijia" w:date="2023-09-10T17:17:00Z">
        <w:r w:rsidR="0039241D" w:rsidDel="00D37296">
          <w:rPr>
            <w:lang w:eastAsia="zh-CN"/>
          </w:rPr>
          <w:delText>,</w:delText>
        </w:r>
      </w:del>
      <w:r>
        <w:rPr>
          <w:lang w:eastAsia="zh-CN"/>
        </w:rPr>
        <w:t xml:space="preserve"> </w:t>
      </w:r>
      <w:ins w:id="732" w:author="tang zijia" w:date="2023-09-10T17:17:00Z">
        <w:r w:rsidR="00D37296">
          <w:rPr>
            <w:lang w:eastAsia="zh-CN"/>
          </w:rPr>
          <w:t>(</w:t>
        </w:r>
      </w:ins>
      <w:r>
        <w:rPr>
          <w:lang w:eastAsia="zh-CN"/>
        </w:rPr>
        <w:t>FTL</w:t>
      </w:r>
      <w:ins w:id="733" w:author="tang zijia" w:date="2023-09-10T17:17:00Z">
        <w:r w:rsidR="00D37296">
          <w:rPr>
            <w:lang w:eastAsia="zh-CN"/>
          </w:rPr>
          <w:t>)</w:t>
        </w:r>
      </w:ins>
      <w:r w:rsidR="0039241D">
        <w:rPr>
          <w:lang w:eastAsia="zh-CN"/>
        </w:rPr>
        <w:t>,</w:t>
      </w:r>
      <w:r>
        <w:rPr>
          <w:lang w:eastAsia="zh-CN"/>
        </w:rPr>
        <w:t xml:space="preserve"> and one of the most differently expressed genes</w:t>
      </w:r>
      <w:del w:id="734" w:author="tang zijia" w:date="2023-09-10T17:17:00Z">
        <w:r w:rsidR="0039241D" w:rsidDel="00D37296">
          <w:rPr>
            <w:lang w:eastAsia="zh-CN"/>
          </w:rPr>
          <w:delText>,</w:delText>
        </w:r>
      </w:del>
      <w:r>
        <w:rPr>
          <w:lang w:eastAsia="zh-CN"/>
        </w:rPr>
        <w:t xml:space="preserve"> </w:t>
      </w:r>
      <w:ins w:id="735" w:author="tang zijia" w:date="2023-09-10T17:17:00Z">
        <w:r w:rsidR="00D37296">
          <w:rPr>
            <w:lang w:eastAsia="zh-CN"/>
          </w:rPr>
          <w:t>(</w:t>
        </w:r>
      </w:ins>
      <w:r>
        <w:rPr>
          <w:lang w:eastAsia="zh-CN"/>
        </w:rPr>
        <w:t>IFIT2</w:t>
      </w:r>
      <w:ins w:id="736" w:author="tang zijia" w:date="2023-09-10T17:17:00Z">
        <w:r w:rsidR="00D37296">
          <w:rPr>
            <w:lang w:eastAsia="zh-CN"/>
          </w:rPr>
          <w:t>)</w:t>
        </w:r>
      </w:ins>
      <w:r>
        <w:rPr>
          <w:lang w:eastAsia="zh-CN"/>
        </w:rPr>
        <w:t>.</w:t>
      </w:r>
    </w:p>
    <w:p w14:paraId="6285B8DC" w14:textId="09E25CDF" w:rsidR="00ED52A3" w:rsidRPr="002F5351" w:rsidRDefault="001D7E76" w:rsidP="00274AE8">
      <w:pPr>
        <w:pStyle w:val="a0"/>
        <w:jc w:val="both"/>
        <w:rPr>
          <w:rFonts w:ascii="Times New Roman" w:hAnsi="Times New Roman" w:cs="Times New Roman"/>
          <w:lang w:eastAsia="zh-CN"/>
        </w:rPr>
      </w:pPr>
      <w:r>
        <w:rPr>
          <w:rFonts w:ascii="Times New Roman" w:hAnsi="Times New Roman" w:cs="Times New Roman"/>
        </w:rPr>
        <w:t>Based on those three datas</w:t>
      </w:r>
      <w:r w:rsidR="00B660A9">
        <w:rPr>
          <w:rFonts w:ascii="Times New Roman" w:hAnsi="Times New Roman" w:cs="Times New Roman"/>
        </w:rPr>
        <w:t xml:space="preserve">ets, </w:t>
      </w:r>
      <w:r w:rsidR="00285572">
        <w:rPr>
          <w:rFonts w:ascii="Times New Roman" w:hAnsi="Times New Roman" w:cs="Times New Roman"/>
        </w:rPr>
        <w:t>e</w:t>
      </w:r>
      <w:r w:rsidR="004E675C">
        <w:rPr>
          <w:rFonts w:ascii="Times New Roman" w:hAnsi="Times New Roman" w:cs="Times New Roman"/>
        </w:rPr>
        <w:t>ach m</w:t>
      </w:r>
      <w:r w:rsidR="00F649C6">
        <w:rPr>
          <w:rFonts w:ascii="Times New Roman" w:hAnsi="Times New Roman" w:cs="Times New Roman"/>
        </w:rPr>
        <w:t>ethod</w:t>
      </w:r>
      <w:r w:rsidR="00FC2862">
        <w:rPr>
          <w:rFonts w:ascii="Times New Roman" w:hAnsi="Times New Roman" w:cs="Times New Roman"/>
        </w:rPr>
        <w:t>’s</w:t>
      </w:r>
      <w:r w:rsidR="00F649C6">
        <w:rPr>
          <w:rFonts w:ascii="Times New Roman" w:hAnsi="Times New Roman" w:cs="Times New Roman"/>
        </w:rPr>
        <w:t xml:space="preserve"> performance </w:t>
      </w:r>
      <w:r w:rsidR="006F7467">
        <w:rPr>
          <w:rFonts w:ascii="Times New Roman" w:hAnsi="Times New Roman" w:cs="Times New Roman"/>
        </w:rPr>
        <w:t xml:space="preserve">was </w:t>
      </w:r>
      <w:r w:rsidR="004828EF">
        <w:rPr>
          <w:rFonts w:ascii="Times New Roman" w:hAnsi="Times New Roman" w:cs="Times New Roman"/>
        </w:rPr>
        <w:t xml:space="preserve">evaluated using </w:t>
      </w:r>
      <w:r w:rsidR="00ED52A3" w:rsidRPr="002F5351">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ins w:id="737" w:author="tang zijia" w:date="2023-09-10T18:31:00Z">
        <w:r w:rsidR="00921950">
          <w:rPr>
            <w:rFonts w:ascii="Times New Roman" w:hAnsi="Times New Roman" w:cs="Times New Roman"/>
            <w:lang w:eastAsia="zh-CN"/>
          </w:rPr>
          <w:t xml:space="preserve"> </w:t>
        </w:r>
      </w:ins>
      <w:del w:id="738" w:author="tang zijia" w:date="2023-09-10T18:31:00Z">
        <w:r w:rsidR="00BF6954" w:rsidDel="00921950">
          <w:rPr>
            <w:rFonts w:ascii="Times New Roman" w:hAnsi="Times New Roman" w:cs="Times New Roman"/>
            <w:lang w:eastAsia="zh-CN"/>
          </w:rPr>
          <w:delText xml:space="preserve"> metrics</w:delText>
        </w:r>
        <w:r w:rsidR="00ED52A3" w:rsidRPr="002F5351" w:rsidDel="00921950">
          <w:rPr>
            <w:rFonts w:ascii="Times New Roman" w:hAnsi="Times New Roman" w:cs="Times New Roman"/>
            <w:lang w:eastAsia="zh-CN"/>
          </w:rPr>
          <w:delText xml:space="preserve"> </w:delText>
        </w:r>
      </w:del>
      <w:r w:rsidR="00ED52A3" w:rsidRPr="002F5351">
        <w:rPr>
          <w:rFonts w:ascii="Times New Roman" w:hAnsi="Times New Roman" w:cs="Times New Roman"/>
          <w:lang w:eastAsia="zh-CN"/>
        </w:rPr>
        <w:t>between prediction</w:t>
      </w:r>
      <w:r w:rsidR="006B6C4B">
        <w:rPr>
          <w:rFonts w:ascii="Times New Roman" w:hAnsi="Times New Roman" w:cs="Times New Roman"/>
          <w:lang w:eastAsia="zh-CN"/>
        </w:rPr>
        <w:t>s</w:t>
      </w:r>
      <w:r w:rsidR="00ED52A3" w:rsidRPr="002F5351">
        <w:rPr>
          <w:rFonts w:ascii="Times New Roman" w:hAnsi="Times New Roman" w:cs="Times New Roman"/>
          <w:lang w:eastAsia="zh-CN"/>
        </w:rPr>
        <w:t xml:space="preserve"> and </w:t>
      </w:r>
      <w:r w:rsidR="006B6C4B">
        <w:rPr>
          <w:rFonts w:ascii="Times New Roman" w:hAnsi="Times New Roman" w:cs="Times New Roman"/>
          <w:lang w:eastAsia="zh-CN"/>
        </w:rPr>
        <w:t>real data</w:t>
      </w:r>
      <w:r w:rsidR="00ED52A3" w:rsidRPr="002F5351">
        <w:rPr>
          <w:rFonts w:ascii="Times New Roman" w:hAnsi="Times New Roman" w:cs="Times New Roman"/>
          <w:lang w:eastAsia="zh-CN"/>
        </w:rPr>
        <w:t xml:space="preserve">. </w:t>
      </w:r>
      <w:r w:rsidR="00D916D5">
        <w:rPr>
          <w:rFonts w:ascii="Times New Roman" w:hAnsi="Times New Roman" w:cs="Times New Roman"/>
        </w:rPr>
        <w:t xml:space="preserve">Specifically, </w:t>
      </w:r>
      <w:r w:rsidR="006B6C4B" w:rsidRPr="002F5351">
        <w:rPr>
          <w:rFonts w:ascii="Times New Roman" w:hAnsi="Times New Roman" w:cs="Times New Roman"/>
          <w:lang w:eastAsia="zh-CN"/>
        </w:rPr>
        <w:t xml:space="preserve">we </w:t>
      </w:r>
      <w:r w:rsidR="000B3CB9">
        <w:rPr>
          <w:rFonts w:ascii="Times New Roman" w:hAnsi="Times New Roman" w:cs="Times New Roman"/>
          <w:lang w:eastAsia="zh-CN"/>
        </w:rPr>
        <w:t xml:space="preserve">randomly </w:t>
      </w:r>
      <w:commentRangeStart w:id="739"/>
      <w:r w:rsidR="006B6C4B" w:rsidRPr="002F5351">
        <w:rPr>
          <w:rFonts w:ascii="Times New Roman" w:hAnsi="Times New Roman" w:cs="Times New Roman"/>
          <w:lang w:eastAsia="zh-CN"/>
        </w:rPr>
        <w:t>select</w:t>
      </w:r>
      <w:r w:rsidR="00850752">
        <w:rPr>
          <w:rFonts w:ascii="Times New Roman" w:hAnsi="Times New Roman" w:cs="Times New Roman"/>
          <w:lang w:eastAsia="zh-CN"/>
        </w:rPr>
        <w:t>ed</w:t>
      </w:r>
      <w:r w:rsidR="006B6C4B" w:rsidRPr="002F5351">
        <w:rPr>
          <w:rFonts w:ascii="Times New Roman" w:hAnsi="Times New Roman" w:cs="Times New Roman"/>
          <w:lang w:eastAsia="zh-CN"/>
        </w:rPr>
        <w:t xml:space="preserve"> </w:t>
      </w:r>
      <w:commentRangeEnd w:id="739"/>
      <w:r w:rsidR="007C11F1">
        <w:rPr>
          <w:rStyle w:val="af5"/>
        </w:rPr>
        <w:commentReference w:id="739"/>
      </w:r>
      <w:r w:rsidR="006B6C4B" w:rsidRPr="002F5351">
        <w:rPr>
          <w:rFonts w:ascii="Times New Roman" w:hAnsi="Times New Roman" w:cs="Times New Roman"/>
          <w:lang w:eastAsia="zh-CN"/>
        </w:rPr>
        <w:t xml:space="preserve">a cell type </w:t>
      </w:r>
      <w:r w:rsidR="002F745B">
        <w:rPr>
          <w:rFonts w:ascii="Times New Roman" w:hAnsi="Times New Roman" w:cs="Times New Roman"/>
          <w:lang w:eastAsia="zh-CN"/>
        </w:rPr>
        <w:t>to predict</w:t>
      </w:r>
      <w:r w:rsidR="0069539C">
        <w:rPr>
          <w:rFonts w:ascii="Times New Roman" w:hAnsi="Times New Roman" w:cs="Times New Roman"/>
          <w:lang w:eastAsia="zh-CN"/>
        </w:rPr>
        <w:t xml:space="preserve"> its gene expression data after perturbation, meanwhile </w:t>
      </w:r>
      <w:r w:rsidR="006B6C4B" w:rsidRPr="002F5351">
        <w:rPr>
          <w:rFonts w:ascii="Times New Roman" w:hAnsi="Times New Roman" w:cs="Times New Roman"/>
          <w:lang w:eastAsia="zh-CN"/>
        </w:rPr>
        <w:t>us</w:t>
      </w:r>
      <w:r w:rsidR="00990112">
        <w:rPr>
          <w:rFonts w:ascii="Times New Roman" w:hAnsi="Times New Roman" w:cs="Times New Roman"/>
          <w:lang w:eastAsia="zh-CN"/>
        </w:rPr>
        <w:t>ing</w:t>
      </w:r>
      <w:r w:rsidR="006B6C4B" w:rsidRPr="002F5351">
        <w:rPr>
          <w:rFonts w:ascii="Times New Roman" w:hAnsi="Times New Roman" w:cs="Times New Roman"/>
          <w:lang w:eastAsia="zh-CN"/>
        </w:rPr>
        <w:t xml:space="preserve"> the rest of the cell types </w:t>
      </w:r>
      <w:r w:rsidR="00183D0D">
        <w:rPr>
          <w:rFonts w:ascii="Times New Roman" w:hAnsi="Times New Roman" w:cs="Times New Roman"/>
          <w:lang w:eastAsia="zh-CN"/>
        </w:rPr>
        <w:t xml:space="preserve">for model </w:t>
      </w:r>
      <w:del w:id="740" w:author="tang zijia" w:date="2023-09-10T17:18:00Z">
        <w:r w:rsidR="00183D0D" w:rsidDel="00D37296">
          <w:rPr>
            <w:rFonts w:ascii="Times New Roman" w:hAnsi="Times New Roman" w:cs="Times New Roman"/>
            <w:lang w:eastAsia="zh-CN"/>
          </w:rPr>
          <w:delText>traning</w:delText>
        </w:r>
      </w:del>
      <w:ins w:id="741" w:author="tang zijia" w:date="2023-09-10T17:18:00Z">
        <w:r w:rsidR="00D37296">
          <w:rPr>
            <w:rFonts w:ascii="Times New Roman" w:hAnsi="Times New Roman" w:cs="Times New Roman"/>
            <w:lang w:eastAsia="zh-CN"/>
          </w:rPr>
          <w:t>training</w:t>
        </w:r>
      </w:ins>
      <w:r w:rsidR="006B6C4B"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We repeated such process </w:t>
      </w:r>
      <w:r w:rsidR="004D440B">
        <w:rPr>
          <w:rFonts w:ascii="Times New Roman" w:hAnsi="Times New Roman" w:cs="Times New Roman"/>
          <w:lang w:eastAsia="zh-CN"/>
        </w:rPr>
        <w:t>across</w:t>
      </w:r>
      <w:r w:rsidR="004D440B"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2F5351">
        <w:rPr>
          <w:rFonts w:ascii="Times New Roman" w:hAnsi="Times New Roman" w:cs="Times New Roman"/>
          <w:lang w:eastAsia="zh-CN"/>
        </w:rPr>
        <w:t xml:space="preserve"> in </w:t>
      </w:r>
      <w:r w:rsidR="00ED52A3" w:rsidRPr="006506E8">
        <w:rPr>
          <w:rFonts w:ascii="Times New Roman" w:hAnsi="Times New Roman" w:cs="Times New Roman"/>
          <w:b/>
          <w:bCs/>
          <w:lang w:eastAsia="zh-CN"/>
        </w:rPr>
        <w:t xml:space="preserve">Fig. </w:t>
      </w:r>
      <w:commentRangeStart w:id="742"/>
      <w:r w:rsidR="00ED52A3" w:rsidRPr="006506E8">
        <w:rPr>
          <w:rFonts w:ascii="Times New Roman" w:hAnsi="Times New Roman" w:cs="Times New Roman"/>
          <w:b/>
          <w:bCs/>
          <w:lang w:eastAsia="zh-CN"/>
        </w:rPr>
        <w:t>2a</w:t>
      </w:r>
      <w:commentRangeEnd w:id="742"/>
      <w:r w:rsidR="00F3611B">
        <w:rPr>
          <w:rStyle w:val="af5"/>
        </w:rPr>
        <w:commentReference w:id="742"/>
      </w:r>
      <w:r w:rsidR="00ED52A3"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In the </w:t>
      </w:r>
      <w:r w:rsidR="00446A3C" w:rsidRPr="002F5351">
        <w:rPr>
          <w:rFonts w:ascii="Times New Roman" w:hAnsi="Times New Roman" w:cs="Times New Roman"/>
          <w:lang w:eastAsia="zh-CN"/>
        </w:rPr>
        <w:t xml:space="preserve">PBMC-Zheng </w:t>
      </w:r>
      <w:r w:rsidR="00CB7283" w:rsidRPr="002F5351">
        <w:rPr>
          <w:rFonts w:ascii="Times New Roman" w:hAnsi="Times New Roman" w:cs="Times New Roman"/>
          <w:lang w:eastAsia="zh-CN"/>
        </w:rPr>
        <w:t xml:space="preserve">dataset, </w:t>
      </w:r>
      <w:r w:rsidR="00446A3C" w:rsidRPr="002F5351">
        <w:rPr>
          <w:rFonts w:ascii="Times New Roman" w:hAnsi="Times New Roman" w:cs="Times New Roman"/>
          <w:lang w:eastAsia="zh-CN"/>
        </w:rPr>
        <w:t xml:space="preserve">scPerb </w:t>
      </w:r>
      <w:r w:rsidR="00CB7283" w:rsidRPr="002F5351">
        <w:rPr>
          <w:rFonts w:ascii="Times New Roman" w:hAnsi="Times New Roman" w:cs="Times New Roman"/>
          <w:lang w:eastAsia="zh-CN"/>
        </w:rPr>
        <w:t>achiev</w:t>
      </w:r>
      <w:r w:rsidR="00446A3C" w:rsidRPr="002F5351">
        <w:rPr>
          <w:rFonts w:ascii="Times New Roman" w:hAnsi="Times New Roman" w:cs="Times New Roman"/>
          <w:lang w:eastAsia="zh-CN"/>
        </w:rPr>
        <w:t>ed</w:t>
      </w:r>
      <w:r w:rsidR="00CB7283"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0.98, which was better than the performance of the competitors, including </w:t>
      </w:r>
      <w:del w:id="743" w:author="tang zijia" w:date="2023-09-10T18:31:00Z">
        <w:r w:rsidR="00CB7283" w:rsidRPr="006506E8" w:rsidDel="00921950">
          <w:rPr>
            <w:rFonts w:ascii="Times New Roman" w:hAnsi="Times New Roman" w:cs="Times New Roman"/>
            <w:highlight w:val="yellow"/>
            <w:lang w:eastAsia="zh-CN"/>
          </w:rPr>
          <w:delText>scGEN</w:delText>
        </w:r>
        <w:r w:rsidR="00CB7283" w:rsidRPr="002F5351" w:rsidDel="00921950">
          <w:rPr>
            <w:rFonts w:ascii="Times New Roman" w:hAnsi="Times New Roman" w:cs="Times New Roman"/>
            <w:lang w:eastAsia="zh-CN"/>
          </w:rPr>
          <w:delText xml:space="preserve"> </w:delText>
        </w:r>
      </w:del>
      <w:ins w:id="744" w:author="tang zijia" w:date="2023-09-10T18:31:00Z">
        <w:r w:rsidR="00921950" w:rsidRPr="006506E8">
          <w:rPr>
            <w:rFonts w:ascii="Times New Roman" w:hAnsi="Times New Roman" w:cs="Times New Roman"/>
            <w:highlight w:val="yellow"/>
            <w:lang w:eastAsia="zh-CN"/>
          </w:rPr>
          <w:t>sc</w:t>
        </w:r>
        <w:r w:rsidR="00921950">
          <w:rPr>
            <w:rFonts w:ascii="Times New Roman" w:hAnsi="Times New Roman" w:cs="Times New Roman"/>
            <w:lang w:eastAsia="zh-CN"/>
          </w:rPr>
          <w:t>Gen</w:t>
        </w:r>
        <w:r w:rsidR="00921950" w:rsidRPr="002F5351">
          <w:rPr>
            <w:rFonts w:ascii="Times New Roman" w:hAnsi="Times New Roman" w:cs="Times New Roman"/>
            <w:lang w:eastAsia="zh-CN"/>
          </w:rPr>
          <w:t xml:space="preserve"> </w:t>
        </w:r>
      </w:ins>
      <w:r w:rsidR="00CB7283"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2F5351">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0.93), st</w:t>
      </w:r>
      <w:del w:id="745" w:author="tang zijia" w:date="2023-09-10T18:31:00Z">
        <w:r w:rsidR="00CB7283" w:rsidRPr="002F5351" w:rsidDel="00921950">
          <w:rPr>
            <w:rFonts w:ascii="Times New Roman" w:hAnsi="Times New Roman" w:cs="Times New Roman"/>
            <w:lang w:eastAsia="zh-CN"/>
          </w:rPr>
          <w:delText>-</w:delText>
        </w:r>
      </w:del>
      <w:r w:rsidR="00CB7283" w:rsidRPr="002F5351">
        <w:rPr>
          <w:rFonts w:ascii="Times New Roman" w:hAnsi="Times New Roman" w:cs="Times New Roman"/>
          <w:lang w:eastAsia="zh-CN"/>
        </w:rPr>
        <w:t xml:space="preserve">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 0.10).</w:t>
      </w:r>
      <w:r w:rsidR="00446A3C" w:rsidRPr="002F5351">
        <w:rPr>
          <w:rFonts w:ascii="Times New Roman" w:hAnsi="Times New Roman" w:cs="Times New Roman"/>
          <w:lang w:eastAsia="zh-CN"/>
        </w:rPr>
        <w:t xml:space="preserve"> Surprisingly, the GAN-based methods had much worse performance, as both GAN-based methods c</w:t>
      </w:r>
      <w:ins w:id="746" w:author="tang zijia" w:date="2023-09-10T18:32:00Z">
        <w:r w:rsidR="00921950">
          <w:rPr>
            <w:rFonts w:ascii="Times New Roman" w:hAnsi="Times New Roman" w:cs="Times New Roman"/>
            <w:lang w:eastAsia="zh-CN"/>
          </w:rPr>
          <w:t xml:space="preserve">ould </w:t>
        </w:r>
      </w:ins>
      <w:del w:id="747" w:author="tang zijia" w:date="2023-09-10T18:32:00Z">
        <w:r w:rsidR="00446A3C" w:rsidRPr="002F5351" w:rsidDel="00921950">
          <w:rPr>
            <w:rFonts w:ascii="Times New Roman" w:hAnsi="Times New Roman" w:cs="Times New Roman"/>
            <w:lang w:eastAsia="zh-CN"/>
          </w:rPr>
          <w:delText>an</w:delText>
        </w:r>
      </w:del>
      <w:r w:rsidR="00446A3C" w:rsidRPr="002F5351">
        <w:rPr>
          <w:rFonts w:ascii="Times New Roman" w:hAnsi="Times New Roman" w:cs="Times New Roman"/>
          <w:lang w:eastAsia="zh-CN"/>
        </w:rPr>
        <w:t xml:space="preserve">not reach a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2F5351">
        <w:rPr>
          <w:rFonts w:ascii="Times New Roman" w:hAnsi="Times New Roman" w:cs="Times New Roman"/>
          <w:lang w:eastAsia="zh-CN"/>
        </w:rPr>
        <w:t xml:space="preserve"> value </w:t>
      </w:r>
      <w:del w:id="748" w:author="tang zijia" w:date="2023-09-10T17:19:00Z">
        <w:r w:rsidR="00446A3C" w:rsidRPr="002F5351" w:rsidDel="00D37296">
          <w:rPr>
            <w:rFonts w:ascii="Times New Roman" w:hAnsi="Times New Roman" w:cs="Times New Roman"/>
            <w:lang w:eastAsia="zh-CN"/>
          </w:rPr>
          <w:delText xml:space="preserve">of </w:delText>
        </w:r>
      </w:del>
      <w:r w:rsidR="00446A3C" w:rsidRPr="002F5351">
        <w:rPr>
          <w:rFonts w:ascii="Times New Roman" w:hAnsi="Times New Roman" w:cs="Times New Roman"/>
          <w:lang w:eastAsia="zh-CN"/>
        </w:rPr>
        <w:t>exceeding 0.5.</w:t>
      </w:r>
      <w:r w:rsidR="00CB7283" w:rsidRPr="002F5351">
        <w:rPr>
          <w:rFonts w:ascii="Times New Roman" w:hAnsi="Times New Roman" w:cs="Times New Roman"/>
          <w:lang w:eastAsia="zh-CN"/>
        </w:rPr>
        <w:t xml:space="preserve"> Meanwhile, i</w:t>
      </w:r>
      <w:r w:rsidR="00ED52A3" w:rsidRPr="002F5351">
        <w:rPr>
          <w:rFonts w:ascii="Times New Roman" w:hAnsi="Times New Roman" w:cs="Times New Roman"/>
          <w:lang w:eastAsia="zh-CN"/>
        </w:rPr>
        <w:t xml:space="preserve">n </w:t>
      </w:r>
      <w:r w:rsidR="00766966" w:rsidRPr="002F5351">
        <w:rPr>
          <w:rFonts w:ascii="Times New Roman" w:hAnsi="Times New Roman" w:cs="Times New Roman"/>
          <w:lang w:eastAsia="zh-CN"/>
        </w:rPr>
        <w:t xml:space="preserve">the </w:t>
      </w:r>
      <w:r w:rsidR="00ED52A3" w:rsidRPr="002F5351">
        <w:rPr>
          <w:rFonts w:ascii="Times New Roman" w:hAnsi="Times New Roman" w:cs="Times New Roman"/>
          <w:lang w:eastAsia="zh-CN"/>
        </w:rPr>
        <w:t>PBMC</w:t>
      </w:r>
      <w:r w:rsidR="00446A3C" w:rsidRPr="002F5351">
        <w:rPr>
          <w:rFonts w:ascii="Times New Roman" w:hAnsi="Times New Roman" w:cs="Times New Roman"/>
          <w:lang w:eastAsia="zh-CN"/>
        </w:rPr>
        <w:t>-Kang</w:t>
      </w:r>
      <w:r w:rsidR="00ED52A3" w:rsidRPr="002F5351">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w:t>
      </w:r>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0.98, while the second-best and third-best approaches</w:t>
      </w:r>
      <w:r w:rsidR="00446A3C" w:rsidRPr="002F5351">
        <w:rPr>
          <w:rFonts w:ascii="Times New Roman" w:hAnsi="Times New Roman" w:cs="Times New Roman"/>
          <w:lang w:eastAsia="zh-CN"/>
        </w:rPr>
        <w:t xml:space="preserve"> are</w:t>
      </w:r>
      <w:r w:rsidR="00ED52A3" w:rsidRPr="002F5351">
        <w:rPr>
          <w:rFonts w:ascii="Times New Roman" w:hAnsi="Times New Roman" w:cs="Times New Roman"/>
          <w:lang w:eastAsia="zh-CN"/>
        </w:rPr>
        <w:t xml:space="preserve"> scG</w:t>
      </w:r>
      <w:ins w:id="749" w:author="tang zijia" w:date="2023-09-10T18:32:00Z">
        <w:r w:rsidR="00921950">
          <w:rPr>
            <w:rFonts w:ascii="Times New Roman" w:hAnsi="Times New Roman" w:cs="Times New Roman"/>
            <w:lang w:eastAsia="zh-CN"/>
          </w:rPr>
          <w:t>en</w:t>
        </w:r>
      </w:ins>
      <w:del w:id="750" w:author="tang zijia" w:date="2023-09-10T18:32:00Z">
        <w:r w:rsidR="00ED52A3" w:rsidRPr="002F5351" w:rsidDel="00921950">
          <w:rPr>
            <w:rFonts w:ascii="Times New Roman" w:hAnsi="Times New Roman" w:cs="Times New Roman"/>
            <w:lang w:eastAsia="zh-CN"/>
          </w:rPr>
          <w:delText>EN</w:delText>
        </w:r>
      </w:del>
      <w:r w:rsidR="00ED52A3" w:rsidRPr="002F5351">
        <w:rPr>
          <w:rFonts w:ascii="Times New Roman" w:hAnsi="Times New Roman" w:cs="Times New Roman"/>
          <w:lang w:eastAsia="zh-CN"/>
        </w:rPr>
        <w:t xml:space="preserve"> and CVAE</w:t>
      </w:r>
      <w:r w:rsidR="00446A3C" w:rsidRPr="002F5351">
        <w:rPr>
          <w:rFonts w:ascii="Times New Roman" w:hAnsi="Times New Roman" w:cs="Times New Roman"/>
          <w:lang w:eastAsia="zh-CN"/>
        </w:rPr>
        <w:t xml:space="preserve"> which</w:t>
      </w:r>
      <w:r w:rsidR="00ED52A3" w:rsidRPr="002F5351">
        <w:rPr>
          <w:rFonts w:ascii="Times New Roman" w:hAnsi="Times New Roman" w:cs="Times New Roman"/>
          <w:lang w:eastAsia="zh-CN"/>
        </w:rPr>
        <w:t xml:space="preserve"> had 0.96 and 0.91.</w:t>
      </w:r>
      <w:r w:rsidR="00446A3C" w:rsidRPr="002F5351">
        <w:rPr>
          <w:rFonts w:ascii="Times New Roman" w:hAnsi="Times New Roman" w:cs="Times New Roman"/>
          <w:lang w:eastAsia="zh-CN"/>
        </w:rPr>
        <w:t xml:space="preserve"> Similarly, the GAN-based methods also </w:t>
      </w:r>
      <w:r w:rsidR="001C4C60">
        <w:rPr>
          <w:rFonts w:ascii="Times New Roman" w:hAnsi="Times New Roman" w:cs="Times New Roman"/>
          <w:lang w:eastAsia="zh-CN"/>
        </w:rPr>
        <w:t>showed</w:t>
      </w:r>
      <w:r w:rsidR="001C4C60" w:rsidRPr="002F5351">
        <w:rPr>
          <w:rFonts w:ascii="Times New Roman" w:hAnsi="Times New Roman" w:cs="Times New Roman"/>
          <w:lang w:eastAsia="zh-CN"/>
        </w:rPr>
        <w:t xml:space="preserve"> </w:t>
      </w:r>
      <w:r w:rsidR="000609AA">
        <w:rPr>
          <w:rFonts w:ascii="Times New Roman" w:hAnsi="Times New Roman" w:cs="Times New Roman"/>
          <w:lang w:eastAsia="zh-CN"/>
        </w:rPr>
        <w:t>poor</w:t>
      </w:r>
      <w:r w:rsidR="004E49EF">
        <w:rPr>
          <w:rFonts w:ascii="Times New Roman" w:hAnsi="Times New Roman" w:cs="Times New Roman"/>
          <w:lang w:eastAsia="zh-CN"/>
        </w:rPr>
        <w:t xml:space="preserve"> performance</w:t>
      </w:r>
      <w:r w:rsidR="000609AA">
        <w:rPr>
          <w:rFonts w:ascii="Times New Roman" w:hAnsi="Times New Roman" w:cs="Times New Roman"/>
          <w:lang w:eastAsia="zh-CN"/>
        </w:rPr>
        <w:t xml:space="preserve"> </w:t>
      </w:r>
      <w:r w:rsidR="00446A3C" w:rsidRPr="002F5351">
        <w:rPr>
          <w:rFonts w:ascii="Times New Roman" w:hAnsi="Times New Roman" w:cs="Times New Roman"/>
          <w:lang w:eastAsia="zh-CN"/>
        </w:rPr>
        <w:t>in this dataset:</w:t>
      </w:r>
      <w:r w:rsidR="00ED52A3" w:rsidRPr="002F5351">
        <w:rPr>
          <w:rFonts w:ascii="Times New Roman" w:hAnsi="Times New Roman" w:cs="Times New Roman"/>
          <w:lang w:eastAsia="zh-CN"/>
        </w:rPr>
        <w:t xml:space="preserve"> st</w:t>
      </w:r>
      <w:del w:id="751" w:author="tang zijia" w:date="2023-09-10T18:32:00Z">
        <w:r w:rsidR="00ED52A3" w:rsidRPr="002F5351" w:rsidDel="00921950">
          <w:rPr>
            <w:rFonts w:ascii="Times New Roman" w:hAnsi="Times New Roman" w:cs="Times New Roman"/>
            <w:lang w:eastAsia="zh-CN"/>
          </w:rPr>
          <w:delText>-</w:delText>
        </w:r>
      </w:del>
      <w:r w:rsidR="00ED52A3" w:rsidRPr="002F5351">
        <w:rPr>
          <w:rFonts w:ascii="Times New Roman" w:hAnsi="Times New Roman" w:cs="Times New Roman"/>
          <w:lang w:eastAsia="zh-CN"/>
        </w:rPr>
        <w:t xml:space="preserve">GAN </w:t>
      </w:r>
      <w:r w:rsidR="00BE080B">
        <w:rPr>
          <w:rFonts w:ascii="Times New Roman" w:hAnsi="Times New Roman" w:cs="Times New Roman"/>
          <w:lang w:eastAsia="zh-CN"/>
        </w:rPr>
        <w:t xml:space="preserve">and sc-wGAN </w:t>
      </w:r>
      <w:r w:rsidR="00ED52A3" w:rsidRPr="002F5351">
        <w:rPr>
          <w:rFonts w:ascii="Times New Roman" w:hAnsi="Times New Roman" w:cs="Times New Roman"/>
          <w:lang w:eastAsia="zh-CN"/>
        </w:rPr>
        <w:t xml:space="preserve">only </w:t>
      </w:r>
      <w:r w:rsidR="00762293">
        <w:rPr>
          <w:rFonts w:ascii="Times New Roman" w:hAnsi="Times New Roman" w:cs="Times New Roman"/>
          <w:lang w:eastAsia="zh-CN"/>
        </w:rPr>
        <w:t>had</w:t>
      </w:r>
      <w:r w:rsidR="00762293" w:rsidRPr="002F5351">
        <w:rPr>
          <w:rFonts w:ascii="Times New Roman" w:hAnsi="Times New Roman" w:cs="Times New Roman"/>
          <w:lang w:eastAsia="zh-CN"/>
        </w:rPr>
        <w:t xml:space="preserve"> </w:t>
      </w:r>
      <w:r w:rsidR="00CF6C38" w:rsidRPr="002F5351">
        <w:rPr>
          <w:rFonts w:ascii="Times New Roman" w:hAnsi="Times New Roman" w:cs="Times New Roman"/>
          <w:lang w:eastAsia="zh-CN"/>
        </w:rPr>
        <w:t xml:space="preserve">an </w:t>
      </w:r>
      <w:r w:rsidR="00ED52A3"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2F5351">
        <w:rPr>
          <w:rFonts w:ascii="Times New Roman" w:hAnsi="Times New Roman" w:cs="Times New Roman"/>
          <w:lang w:eastAsia="zh-CN"/>
        </w:rPr>
        <w:t xml:space="preserve">score </w:t>
      </w:r>
      <w:r w:rsidR="00CB7283" w:rsidRPr="002F5351">
        <w:rPr>
          <w:rFonts w:ascii="Times New Roman" w:hAnsi="Times New Roman" w:cs="Times New Roman"/>
          <w:lang w:eastAsia="zh-CN"/>
        </w:rPr>
        <w:t>of</w:t>
      </w:r>
      <w:r w:rsidR="00ED52A3" w:rsidRPr="002F5351">
        <w:rPr>
          <w:rFonts w:ascii="Times New Roman" w:hAnsi="Times New Roman" w:cs="Times New Roman"/>
          <w:lang w:eastAsia="zh-CN"/>
        </w:rPr>
        <w:t xml:space="preserve"> 0.42 and 0.12</w:t>
      </w:r>
      <w:r w:rsidR="008A16A5">
        <w:rPr>
          <w:rFonts w:ascii="Times New Roman" w:hAnsi="Times New Roman" w:cs="Times New Roman"/>
          <w:lang w:eastAsia="zh-CN"/>
        </w:rPr>
        <w:t>, respe</w:t>
      </w:r>
      <w:r w:rsidR="00E748ED">
        <w:rPr>
          <w:rFonts w:ascii="Times New Roman" w:hAnsi="Times New Roman" w:cs="Times New Roman"/>
          <w:lang w:eastAsia="zh-CN"/>
        </w:rPr>
        <w:t>c</w:t>
      </w:r>
      <w:r w:rsidR="008A16A5">
        <w:rPr>
          <w:rFonts w:ascii="Times New Roman" w:hAnsi="Times New Roman" w:cs="Times New Roman"/>
          <w:lang w:eastAsia="zh-CN"/>
        </w:rPr>
        <w:t>tively</w:t>
      </w:r>
      <w:r w:rsidR="00ED52A3" w:rsidRPr="002F5351">
        <w:rPr>
          <w:rFonts w:ascii="Times New Roman" w:hAnsi="Times New Roman" w:cs="Times New Roman"/>
          <w:lang w:eastAsia="zh-CN"/>
        </w:rPr>
        <w:t>.</w:t>
      </w:r>
      <w:r w:rsidR="00026E9B" w:rsidRPr="002F5351">
        <w:rPr>
          <w:rFonts w:ascii="Times New Roman" w:hAnsi="Times New Roman" w:cs="Times New Roman"/>
          <w:lang w:eastAsia="zh-CN"/>
        </w:rPr>
        <w:t xml:space="preserve"> Finally,</w:t>
      </w:r>
      <w:r w:rsidR="00CB7283" w:rsidRPr="002F5351">
        <w:rPr>
          <w:rFonts w:ascii="Times New Roman" w:hAnsi="Times New Roman" w:cs="Times New Roman"/>
          <w:lang w:eastAsia="zh-CN"/>
        </w:rPr>
        <w:t xml:space="preserve"> we applied scPerb</w:t>
      </w:r>
      <w:r w:rsidR="00026E9B" w:rsidRPr="002F5351">
        <w:rPr>
          <w:rFonts w:ascii="Times New Roman" w:hAnsi="Times New Roman" w:cs="Times New Roman"/>
          <w:lang w:eastAsia="zh-CN"/>
        </w:rPr>
        <w:t xml:space="preserve"> </w:t>
      </w:r>
      <w:r w:rsidR="00CB7283" w:rsidRPr="002F5351">
        <w:rPr>
          <w:rFonts w:ascii="Times New Roman" w:hAnsi="Times New Roman" w:cs="Times New Roman"/>
          <w:lang w:eastAsia="zh-CN"/>
        </w:rPr>
        <w:t xml:space="preserve">to the hpoly dataset </w:t>
      </w:r>
      <w:r w:rsidR="00446A3C" w:rsidRPr="002F5351">
        <w:rPr>
          <w:rFonts w:ascii="Times New Roman" w:hAnsi="Times New Roman" w:cs="Times New Roman"/>
          <w:lang w:eastAsia="zh-CN"/>
        </w:rPr>
        <w:t>and</w:t>
      </w:r>
      <w:r w:rsidR="00CB7283" w:rsidRPr="002F5351">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2F5351">
        <w:rPr>
          <w:rFonts w:ascii="Times New Roman" w:hAnsi="Times New Roman" w:cs="Times New Roman"/>
          <w:lang w:eastAsia="zh-CN"/>
        </w:rPr>
        <w:t xml:space="preserve">score, followed by the </w:t>
      </w:r>
      <w:r w:rsidR="00CB7283" w:rsidRPr="006506E8">
        <w:rPr>
          <w:rFonts w:ascii="Times New Roman" w:hAnsi="Times New Roman" w:cs="Times New Roman"/>
          <w:highlight w:val="yellow"/>
          <w:lang w:eastAsia="zh-CN"/>
        </w:rPr>
        <w:t>scG</w:t>
      </w:r>
      <w:ins w:id="752" w:author="tang zijia" w:date="2023-09-10T18:32:00Z">
        <w:r w:rsidR="00921950">
          <w:rPr>
            <w:rFonts w:ascii="Times New Roman" w:hAnsi="Times New Roman" w:cs="Times New Roman"/>
            <w:highlight w:val="yellow"/>
            <w:lang w:eastAsia="zh-CN"/>
          </w:rPr>
          <w:t>en</w:t>
        </w:r>
      </w:ins>
      <w:del w:id="753" w:author="tang zijia" w:date="2023-09-10T18:32:00Z">
        <w:r w:rsidR="00CB7283" w:rsidRPr="006506E8" w:rsidDel="00921950">
          <w:rPr>
            <w:rFonts w:ascii="Times New Roman" w:hAnsi="Times New Roman" w:cs="Times New Roman"/>
            <w:highlight w:val="yellow"/>
            <w:lang w:eastAsia="zh-CN"/>
          </w:rPr>
          <w:delText>EN</w:delText>
        </w:r>
      </w:del>
      <w:r w:rsidR="00CB7283" w:rsidRPr="002F5351">
        <w:rPr>
          <w:rFonts w:ascii="Times New Roman" w:hAnsi="Times New Roman" w:cs="Times New Roman"/>
          <w:lang w:eastAsia="zh-CN"/>
        </w:rPr>
        <w:t>, CVAE, st</w:t>
      </w:r>
      <w:del w:id="754" w:author="tang zijia" w:date="2023-09-10T18:32:00Z">
        <w:r w:rsidR="00CB7283" w:rsidRPr="002F5351" w:rsidDel="00921950">
          <w:rPr>
            <w:rFonts w:ascii="Times New Roman" w:hAnsi="Times New Roman" w:cs="Times New Roman"/>
            <w:lang w:eastAsia="zh-CN"/>
          </w:rPr>
          <w:delText>-</w:delText>
        </w:r>
      </w:del>
      <w:r w:rsidR="00CB7283" w:rsidRPr="002F5351">
        <w:rPr>
          <w:rFonts w:ascii="Times New Roman" w:hAnsi="Times New Roman" w:cs="Times New Roman"/>
          <w:lang w:eastAsia="zh-CN"/>
        </w:rPr>
        <w:t xml:space="preserve">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2F5351">
        <w:rPr>
          <w:rFonts w:ascii="Times New Roman" w:hAnsi="Times New Roman" w:cs="Times New Roman"/>
          <w:lang w:eastAsia="zh-CN"/>
        </w:rPr>
        <w:t xml:space="preserve"> score of 0.95, 0.93, 0.58, 0.14.</w:t>
      </w:r>
      <w:r w:rsidR="00CF6C38" w:rsidRPr="002F5351">
        <w:rPr>
          <w:rFonts w:ascii="Times New Roman" w:hAnsi="Times New Roman" w:cs="Times New Roman"/>
          <w:lang w:eastAsia="zh-CN"/>
        </w:rPr>
        <w:t xml:space="preserve"> When comparing the</w:t>
      </w:r>
      <w:r w:rsidR="005A250F">
        <w:rPr>
          <w:rFonts w:ascii="Times New Roman" w:hAnsi="Times New Roman" w:cs="Times New Roman"/>
          <w:lang w:eastAsia="zh-CN"/>
        </w:rPr>
        <w:t>ir</w:t>
      </w:r>
      <w:r w:rsidR="00CF6C38" w:rsidRPr="002F5351">
        <w:rPr>
          <w:rFonts w:ascii="Times New Roman" w:hAnsi="Times New Roman" w:cs="Times New Roman"/>
          <w:lang w:eastAsia="zh-CN"/>
        </w:rPr>
        <w:t xml:space="preserve"> result</w:t>
      </w:r>
      <w:r w:rsidR="005C3DA3">
        <w:rPr>
          <w:rFonts w:ascii="Times New Roman" w:hAnsi="Times New Roman" w:cs="Times New Roman"/>
          <w:lang w:eastAsia="zh-CN"/>
        </w:rPr>
        <w:t>s</w:t>
      </w:r>
      <w:r w:rsidR="00CF6C38" w:rsidRPr="002F5351">
        <w:rPr>
          <w:rFonts w:ascii="Times New Roman" w:hAnsi="Times New Roman" w:cs="Times New Roman"/>
          <w:lang w:eastAsia="zh-CN"/>
        </w:rPr>
        <w:t xml:space="preserve"> in a specific cell type, scPerb </w:t>
      </w:r>
      <w:r w:rsidR="00446A3C" w:rsidRPr="002F5351">
        <w:rPr>
          <w:rFonts w:ascii="Times New Roman" w:hAnsi="Times New Roman" w:cs="Times New Roman"/>
          <w:lang w:eastAsia="zh-CN"/>
        </w:rPr>
        <w:t xml:space="preserve">consistently </w:t>
      </w:r>
      <w:r w:rsidR="00CF6C38" w:rsidRPr="002F5351">
        <w:rPr>
          <w:rFonts w:ascii="Times New Roman" w:hAnsi="Times New Roman" w:cs="Times New Roman"/>
          <w:lang w:eastAsia="zh-CN"/>
        </w:rPr>
        <w:t>outperform</w:t>
      </w:r>
      <w:ins w:id="755" w:author="tang zijia" w:date="2023-09-10T18:32:00Z">
        <w:r w:rsidR="00921950">
          <w:rPr>
            <w:rFonts w:ascii="Times New Roman" w:hAnsi="Times New Roman" w:cs="Times New Roman"/>
            <w:lang w:eastAsia="zh-CN"/>
          </w:rPr>
          <w:t>ed</w:t>
        </w:r>
      </w:ins>
      <w:del w:id="756" w:author="tang zijia" w:date="2023-09-10T18:32:00Z">
        <w:r w:rsidR="00CF6C38" w:rsidRPr="002F5351" w:rsidDel="00921950">
          <w:rPr>
            <w:rFonts w:ascii="Times New Roman" w:hAnsi="Times New Roman" w:cs="Times New Roman"/>
            <w:lang w:eastAsia="zh-CN"/>
          </w:rPr>
          <w:delText>s</w:delText>
        </w:r>
      </w:del>
      <w:r w:rsidR="00CF6C38" w:rsidRPr="002F5351">
        <w:rPr>
          <w:rFonts w:ascii="Times New Roman" w:hAnsi="Times New Roman" w:cs="Times New Roman"/>
          <w:lang w:eastAsia="zh-CN"/>
        </w:rPr>
        <w:t xml:space="preserve"> other benchmarking methods</w:t>
      </w:r>
      <w:r w:rsidR="00FC67A5" w:rsidRPr="002F5351">
        <w:rPr>
          <w:rFonts w:ascii="Times New Roman" w:hAnsi="Times New Roman" w:cs="Times New Roman"/>
          <w:lang w:eastAsia="zh-CN"/>
        </w:rPr>
        <w:t xml:space="preserve"> (</w:t>
      </w:r>
      <w:r w:rsidR="00FC67A5" w:rsidRPr="00D37296">
        <w:rPr>
          <w:rFonts w:ascii="Times New Roman" w:hAnsi="Times New Roman" w:cs="Times New Roman"/>
          <w:b/>
          <w:bCs/>
          <w:lang w:eastAsia="zh-CN"/>
          <w:rPrChange w:id="757" w:author="tang zijia" w:date="2023-09-10T17:19:00Z">
            <w:rPr>
              <w:rFonts w:ascii="Times New Roman" w:hAnsi="Times New Roman" w:cs="Times New Roman"/>
              <w:lang w:eastAsia="zh-CN"/>
            </w:rPr>
          </w:rPrChange>
        </w:rPr>
        <w:t>Fig. 2b</w:t>
      </w:r>
      <w:r w:rsidR="00FC67A5" w:rsidRPr="002F5351">
        <w:rPr>
          <w:rFonts w:ascii="Times New Roman" w:hAnsi="Times New Roman" w:cs="Times New Roman"/>
          <w:lang w:eastAsia="zh-CN"/>
        </w:rPr>
        <w:t>)</w:t>
      </w:r>
      <w:r w:rsidR="00CF6C38" w:rsidRPr="002F5351">
        <w:rPr>
          <w:rFonts w:ascii="Times New Roman" w:hAnsi="Times New Roman" w:cs="Times New Roman"/>
          <w:lang w:eastAsia="zh-CN"/>
        </w:rPr>
        <w:t>. For example, in CD4-T</w:t>
      </w:r>
      <w:r w:rsidR="005C0404">
        <w:rPr>
          <w:rFonts w:ascii="Times New Roman" w:hAnsi="Times New Roman" w:cs="Times New Roman"/>
          <w:lang w:eastAsia="zh-CN"/>
        </w:rPr>
        <w:t xml:space="preserve"> cell type</w:t>
      </w:r>
      <w:r w:rsidR="00CF6C38" w:rsidRPr="002F5351">
        <w:rPr>
          <w:rFonts w:ascii="Times New Roman" w:hAnsi="Times New Roman" w:cs="Times New Roman"/>
          <w:lang w:eastAsia="zh-CN"/>
        </w:rPr>
        <w:t xml:space="preserve">, one of the most numerous cell types in </w:t>
      </w:r>
      <w:r w:rsidR="00F1495D" w:rsidRPr="002F5351">
        <w:rPr>
          <w:rFonts w:ascii="Times New Roman" w:hAnsi="Times New Roman" w:cs="Times New Roman"/>
          <w:lang w:eastAsia="zh-CN"/>
        </w:rPr>
        <w:t xml:space="preserve">the </w:t>
      </w:r>
      <w:r w:rsidR="00CF6C38" w:rsidRPr="002F5351">
        <w:rPr>
          <w:rFonts w:ascii="Times New Roman" w:hAnsi="Times New Roman" w:cs="Times New Roman"/>
          <w:lang w:eastAsia="zh-CN"/>
        </w:rPr>
        <w:t xml:space="preserve">PBMC-Zheng dataset, scPerb achieved </w:t>
      </w:r>
      <w:r w:rsidR="00F1495D" w:rsidRPr="002F5351">
        <w:rPr>
          <w:rFonts w:ascii="Times New Roman" w:hAnsi="Times New Roman" w:cs="Times New Roman"/>
          <w:lang w:eastAsia="zh-CN"/>
        </w:rPr>
        <w:t xml:space="preserve">a </w:t>
      </w:r>
      <w:r w:rsidR="005D1BF1">
        <w:rPr>
          <w:rFonts w:ascii="Times New Roman" w:hAnsi="Times New Roman" w:cs="Times New Roman"/>
        </w:rPr>
        <w:t>superior</w:t>
      </w:r>
      <w:r w:rsidR="005D1BF1"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 of 0.99, which </w:t>
      </w:r>
      <w:ins w:id="758" w:author="tang zijia" w:date="2023-09-10T18:32:00Z">
        <w:r w:rsidR="00921950">
          <w:rPr>
            <w:rFonts w:ascii="Times New Roman" w:hAnsi="Times New Roman" w:cs="Times New Roman"/>
            <w:lang w:eastAsia="zh-CN"/>
          </w:rPr>
          <w:t>was</w:t>
        </w:r>
      </w:ins>
      <w:del w:id="759" w:author="tang zijia" w:date="2023-09-10T18:32:00Z">
        <w:r w:rsidR="00CF6C38" w:rsidRPr="002F5351" w:rsidDel="00921950">
          <w:rPr>
            <w:rFonts w:ascii="Times New Roman" w:hAnsi="Times New Roman" w:cs="Times New Roman"/>
            <w:lang w:eastAsia="zh-CN"/>
          </w:rPr>
          <w:delText>is</w:delText>
        </w:r>
      </w:del>
      <w:r w:rsidR="00CF6C38" w:rsidRPr="002F5351">
        <w:rPr>
          <w:rFonts w:ascii="Times New Roman" w:hAnsi="Times New Roman" w:cs="Times New Roman"/>
          <w:lang w:eastAsia="zh-CN"/>
        </w:rPr>
        <w:t xml:space="preserve"> much </w:t>
      </w:r>
      <w:r w:rsidR="007A5138">
        <w:rPr>
          <w:rFonts w:ascii="Times New Roman" w:hAnsi="Times New Roman" w:cs="Times New Roman"/>
          <w:lang w:eastAsia="zh-CN"/>
        </w:rPr>
        <w:t xml:space="preserve">better </w:t>
      </w:r>
      <w:r w:rsidR="00CF6C38" w:rsidRPr="002F5351">
        <w:rPr>
          <w:rFonts w:ascii="Times New Roman" w:hAnsi="Times New Roman" w:cs="Times New Roman"/>
          <w:lang w:eastAsia="zh-CN"/>
        </w:rPr>
        <w:t xml:space="preserve">than </w:t>
      </w:r>
      <w:commentRangeStart w:id="760"/>
      <w:r w:rsidR="00CF6C38" w:rsidRPr="002F5351">
        <w:rPr>
          <w:rFonts w:ascii="Times New Roman" w:hAnsi="Times New Roman" w:cs="Times New Roman"/>
          <w:lang w:eastAsia="zh-CN"/>
        </w:rPr>
        <w:t>scGEN</w:t>
      </w:r>
      <w:commentRangeEnd w:id="760"/>
      <w:r w:rsidR="005139D0">
        <w:rPr>
          <w:rStyle w:val="af5"/>
        </w:rPr>
        <w:commentReference w:id="760"/>
      </w:r>
      <w:r w:rsidR="00CF6C38" w:rsidRPr="002F5351">
        <w:rPr>
          <w:rFonts w:ascii="Times New Roman" w:hAnsi="Times New Roman" w:cs="Times New Roman"/>
          <w:lang w:eastAsia="zh-CN"/>
        </w:rPr>
        <w:t>, CVAE, stGAN, and sc-WGAN</w:t>
      </w:r>
      <w:r w:rsidR="004B27F6">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2F5351">
        <w:rPr>
          <w:rFonts w:ascii="Times New Roman" w:hAnsi="Times New Roman" w:cs="Times New Roman"/>
          <w:lang w:eastAsia="zh-CN"/>
        </w:rPr>
        <w:t xml:space="preserve"> score</w:t>
      </w:r>
      <w:r w:rsidR="0087568B">
        <w:rPr>
          <w:rFonts w:ascii="Times New Roman" w:hAnsi="Times New Roman" w:cs="Times New Roman"/>
          <w:lang w:eastAsia="zh-CN"/>
        </w:rPr>
        <w:t>:</w:t>
      </w:r>
      <w:r w:rsidR="00CF6C38" w:rsidRPr="002F5351">
        <w:rPr>
          <w:rFonts w:ascii="Times New Roman" w:hAnsi="Times New Roman" w:cs="Times New Roman"/>
          <w:lang w:eastAsia="zh-CN"/>
        </w:rPr>
        <w:t xml:space="preserve"> 0.96, 0.95,</w:t>
      </w:r>
      <w:r w:rsidR="00DF6BF2" w:rsidRPr="002F5351">
        <w:rPr>
          <w:rFonts w:ascii="Times New Roman" w:hAnsi="Times New Roman" w:cs="Times New Roman"/>
          <w:lang w:eastAsia="zh-CN"/>
        </w:rPr>
        <w:t xml:space="preserve"> </w:t>
      </w:r>
      <w:r w:rsidR="00CF6C38" w:rsidRPr="002F5351">
        <w:rPr>
          <w:rFonts w:ascii="Times New Roman" w:hAnsi="Times New Roman" w:cs="Times New Roman"/>
          <w:lang w:eastAsia="zh-CN"/>
        </w:rPr>
        <w:t>0.16, and 0.09</w:t>
      </w:r>
      <w:r w:rsidR="00F5213B">
        <w:rPr>
          <w:rFonts w:ascii="Times New Roman" w:hAnsi="Times New Roman" w:cs="Times New Roman"/>
          <w:lang w:eastAsia="zh-CN"/>
        </w:rPr>
        <w:t>)</w:t>
      </w:r>
      <w:r w:rsidR="00CF6C38" w:rsidRPr="002F5351">
        <w:rPr>
          <w:rFonts w:ascii="Times New Roman" w:hAnsi="Times New Roman" w:cs="Times New Roman"/>
          <w:lang w:eastAsia="zh-CN"/>
        </w:rPr>
        <w:t xml:space="preserve"> respectively.</w:t>
      </w:r>
    </w:p>
    <w:p w14:paraId="0B6F06C7" w14:textId="787B0D37" w:rsidR="00E05145" w:rsidRPr="002F5351" w:rsidRDefault="00411E4F" w:rsidP="00274AE8">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particular, we </w:t>
      </w:r>
      <w:r w:rsidRPr="006506E8">
        <w:rPr>
          <w:rFonts w:ascii="Times New Roman" w:hAnsi="Times New Roman" w:cs="Times New Roman"/>
          <w:highlight w:val="yellow"/>
          <w:lang w:eastAsia="zh-CN"/>
        </w:rPr>
        <w:t>evaluate</w:t>
      </w:r>
      <w:ins w:id="761" w:author="tang zijia" w:date="2023-09-10T18:32:00Z">
        <w:r w:rsidR="00921950">
          <w:rPr>
            <w:rFonts w:ascii="Times New Roman" w:hAnsi="Times New Roman" w:cs="Times New Roman"/>
            <w:lang w:eastAsia="zh-CN"/>
          </w:rPr>
          <w:t>d</w:t>
        </w:r>
      </w:ins>
      <w:r w:rsidRPr="002F5351">
        <w:rPr>
          <w:rFonts w:ascii="Times New Roman" w:hAnsi="Times New Roman" w:cs="Times New Roman"/>
          <w:lang w:eastAsia="zh-CN"/>
        </w:rPr>
        <w:t xml:space="preserve"> the performance of the proposed scPerb and the benchmarking methods </w:t>
      </w:r>
      <w:r w:rsidR="00CF6C38" w:rsidRPr="002F5351">
        <w:rPr>
          <w:rFonts w:ascii="Times New Roman" w:hAnsi="Times New Roman" w:cs="Times New Roman"/>
          <w:lang w:eastAsia="zh-CN"/>
        </w:rPr>
        <w:t>at</w:t>
      </w:r>
      <w:r w:rsidRPr="002F5351">
        <w:rPr>
          <w:rFonts w:ascii="Times New Roman" w:hAnsi="Times New Roman" w:cs="Times New Roman"/>
          <w:lang w:eastAsia="zh-CN"/>
        </w:rPr>
        <w:t xml:space="preserve"> the gene level.  In </w:t>
      </w:r>
      <w:r w:rsidRPr="00D37296">
        <w:rPr>
          <w:rFonts w:ascii="Times New Roman" w:hAnsi="Times New Roman" w:cs="Times New Roman"/>
          <w:b/>
          <w:bCs/>
          <w:lang w:eastAsia="zh-CN"/>
          <w:rPrChange w:id="762" w:author="tang zijia" w:date="2023-09-10T17:20:00Z">
            <w:rPr>
              <w:rFonts w:ascii="Times New Roman" w:hAnsi="Times New Roman" w:cs="Times New Roman"/>
              <w:lang w:eastAsia="zh-CN"/>
            </w:rPr>
          </w:rPrChange>
        </w:rPr>
        <w:t>Fig. 2c</w:t>
      </w:r>
      <w:r w:rsidRPr="002F5351">
        <w:rPr>
          <w:rFonts w:ascii="Times New Roman" w:hAnsi="Times New Roman" w:cs="Times New Roman"/>
          <w:lang w:eastAsia="zh-CN"/>
        </w:rPr>
        <w:t>, we illustrated the prediction of our scPerb and the performance of the other three benchmarking methods in CD4</w:t>
      </w:r>
      <w:r w:rsidR="00E74721" w:rsidRPr="002F5351">
        <w:rPr>
          <w:rFonts w:ascii="Times New Roman" w:hAnsi="Times New Roman" w:cs="Times New Roman"/>
          <w:lang w:eastAsia="zh-CN"/>
        </w:rPr>
        <w:t>-</w:t>
      </w:r>
      <w:r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Pr="002F5351">
        <w:rPr>
          <w:rFonts w:ascii="Times New Roman" w:hAnsi="Times New Roman" w:cs="Times New Roman"/>
          <w:lang w:eastAsia="zh-CN"/>
        </w:rPr>
        <w:t xml:space="preserve"> from the </w:t>
      </w:r>
      <w:r w:rsidR="00805D63" w:rsidRPr="002F5351">
        <w:rPr>
          <w:rFonts w:ascii="Times New Roman" w:hAnsi="Times New Roman" w:cs="Times New Roman"/>
          <w:lang w:eastAsia="zh-CN"/>
        </w:rPr>
        <w:t>PBMC-Zheng</w:t>
      </w:r>
      <w:r w:rsidRPr="002F5351">
        <w:rPr>
          <w:rFonts w:ascii="Times New Roman" w:hAnsi="Times New Roman" w:cs="Times New Roman"/>
          <w:lang w:eastAsia="zh-CN"/>
        </w:rPr>
        <w:t xml:space="preserve"> dataset. </w:t>
      </w:r>
      <w:r w:rsidR="001F5C6D" w:rsidRPr="002F5351">
        <w:rPr>
          <w:rFonts w:ascii="Times New Roman" w:hAnsi="Times New Roman" w:cs="Times New Roman"/>
          <w:lang w:eastAsia="zh-CN"/>
        </w:rPr>
        <w:t xml:space="preserve">The scatter plot demonstrated </w:t>
      </w:r>
      <w:ins w:id="763" w:author="tang zijia" w:date="2023-09-10T18:33:00Z">
        <w:r w:rsidR="00921950">
          <w:rPr>
            <w:rFonts w:ascii="Times New Roman" w:hAnsi="Times New Roman" w:cs="Times New Roman"/>
            <w:lang w:eastAsia="zh-CN"/>
          </w:rPr>
          <w:t xml:space="preserve">that </w:t>
        </w:r>
      </w:ins>
      <w:r w:rsidR="001F5C6D" w:rsidRPr="002F5351">
        <w:rPr>
          <w:rFonts w:ascii="Times New Roman" w:hAnsi="Times New Roman" w:cs="Times New Roman"/>
          <w:lang w:eastAsia="zh-CN"/>
        </w:rPr>
        <w:t xml:space="preserve">scPerb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0.9905 when we used all the genes in this cell type. The performance </w:t>
      </w:r>
      <w:commentRangeStart w:id="764"/>
      <w:r w:rsidR="001F5C6D" w:rsidRPr="002F5351">
        <w:rPr>
          <w:rFonts w:ascii="Times New Roman" w:hAnsi="Times New Roman" w:cs="Times New Roman"/>
          <w:lang w:eastAsia="zh-CN"/>
        </w:rPr>
        <w:t>c</w:t>
      </w:r>
      <w:ins w:id="765" w:author="tang zijia" w:date="2023-09-10T18:33:00Z">
        <w:r w:rsidR="00921950">
          <w:rPr>
            <w:rFonts w:ascii="Times New Roman" w:hAnsi="Times New Roman" w:cs="Times New Roman"/>
            <w:lang w:eastAsia="zh-CN"/>
          </w:rPr>
          <w:t>ould</w:t>
        </w:r>
      </w:ins>
      <w:del w:id="766" w:author="tang zijia" w:date="2023-09-10T18:33:00Z">
        <w:r w:rsidR="001F5C6D" w:rsidRPr="002F5351" w:rsidDel="00921950">
          <w:rPr>
            <w:rFonts w:ascii="Times New Roman" w:hAnsi="Times New Roman" w:cs="Times New Roman"/>
            <w:lang w:eastAsia="zh-CN"/>
          </w:rPr>
          <w:delText>an</w:delText>
        </w:r>
      </w:del>
      <w:r w:rsidR="001F5C6D" w:rsidRPr="002F5351">
        <w:rPr>
          <w:rFonts w:ascii="Times New Roman" w:hAnsi="Times New Roman" w:cs="Times New Roman"/>
          <w:lang w:eastAsia="zh-CN"/>
        </w:rPr>
        <w:t xml:space="preserve"> </w:t>
      </w:r>
      <w:commentRangeEnd w:id="764"/>
      <w:r w:rsidR="00D20893">
        <w:rPr>
          <w:rStyle w:val="af5"/>
        </w:rPr>
        <w:commentReference w:id="764"/>
      </w:r>
      <w:r w:rsidR="001F5C6D" w:rsidRPr="002F5351">
        <w:rPr>
          <w:rFonts w:ascii="Times New Roman" w:hAnsi="Times New Roman" w:cs="Times New Roman"/>
          <w:lang w:eastAsia="zh-CN"/>
        </w:rPr>
        <w:t xml:space="preserve">go up to 0.9935 when we only consider the top 100 DEGs. In </w:t>
      </w:r>
      <w:r w:rsidR="00766966" w:rsidRPr="002F5351">
        <w:rPr>
          <w:rFonts w:ascii="Times New Roman" w:hAnsi="Times New Roman" w:cs="Times New Roman"/>
          <w:lang w:eastAsia="zh-CN"/>
        </w:rPr>
        <w:t>comparison</w:t>
      </w:r>
      <w:r w:rsidR="001F5C6D" w:rsidRPr="002F5351">
        <w:rPr>
          <w:rFonts w:ascii="Times New Roman" w:hAnsi="Times New Roman" w:cs="Times New Roman"/>
          <w:lang w:eastAsia="zh-CN"/>
        </w:rPr>
        <w:t xml:space="preserve"> under the same setting, scGEN achieved the average</w:t>
      </w:r>
      <w:r w:rsidR="00766966" w:rsidRPr="002F5351">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0.9605 over all genes and 0.9963 on the top 100 DEGs. Our scPerb c</w:t>
      </w:r>
      <w:ins w:id="767" w:author="tang zijia" w:date="2023-09-10T18:33:00Z">
        <w:r w:rsidR="00921950">
          <w:rPr>
            <w:rFonts w:ascii="Times New Roman" w:hAnsi="Times New Roman" w:cs="Times New Roman"/>
            <w:lang w:eastAsia="zh-CN"/>
          </w:rPr>
          <w:t>ould</w:t>
        </w:r>
      </w:ins>
      <w:del w:id="768" w:author="tang zijia" w:date="2023-09-10T18:33:00Z">
        <w:r w:rsidR="001F5C6D" w:rsidRPr="002F5351" w:rsidDel="00921950">
          <w:rPr>
            <w:rFonts w:ascii="Times New Roman" w:hAnsi="Times New Roman" w:cs="Times New Roman"/>
            <w:lang w:eastAsia="zh-CN"/>
          </w:rPr>
          <w:delText>an</w:delText>
        </w:r>
      </w:del>
      <w:r w:rsidR="001F5C6D" w:rsidRPr="002F5351">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2F5351">
        <w:rPr>
          <w:rFonts w:ascii="Times New Roman" w:hAnsi="Times New Roman" w:cs="Times New Roman"/>
          <w:lang w:eastAsia="zh-CN"/>
        </w:rPr>
        <w:t xml:space="preserve"> score=0.9578) on both the evaluation metrics. </w:t>
      </w:r>
      <w:r w:rsidR="00715CF8">
        <w:rPr>
          <w:rFonts w:ascii="Times New Roman" w:hAnsi="Times New Roman" w:cs="Times New Roman"/>
          <w:lang w:eastAsia="zh-CN"/>
        </w:rPr>
        <w:t>Specifically</w:t>
      </w:r>
      <w:r w:rsidR="003D6EBA">
        <w:rPr>
          <w:rFonts w:ascii="Times New Roman" w:hAnsi="Times New Roman" w:cs="Times New Roman"/>
          <w:lang w:eastAsia="zh-CN"/>
        </w:rPr>
        <w:t xml:space="preserve">, </w:t>
      </w:r>
      <w:r w:rsidR="00E13D27">
        <w:rPr>
          <w:rFonts w:ascii="Times New Roman" w:hAnsi="Times New Roman" w:cs="Times New Roman"/>
          <w:lang w:eastAsia="zh-CN"/>
        </w:rPr>
        <w:t xml:space="preserve">DEGs </w:t>
      </w:r>
      <w:r w:rsidR="00601B13">
        <w:rPr>
          <w:rFonts w:ascii="Times New Roman" w:hAnsi="Times New Roman" w:cs="Times New Roman"/>
          <w:lang w:eastAsia="zh-CN"/>
        </w:rPr>
        <w:t>including</w:t>
      </w:r>
      <w:r w:rsidR="00E13D27">
        <w:rPr>
          <w:rFonts w:ascii="Times New Roman" w:hAnsi="Times New Roman" w:cs="Times New Roman"/>
          <w:lang w:eastAsia="zh-CN"/>
        </w:rPr>
        <w:t xml:space="preserve"> </w:t>
      </w:r>
      <w:r w:rsidR="004E1AC3" w:rsidRPr="002F5351">
        <w:rPr>
          <w:rFonts w:ascii="Times New Roman" w:hAnsi="Times New Roman" w:cs="Times New Roman"/>
          <w:lang w:eastAsia="zh-CN"/>
        </w:rPr>
        <w:t>IFIT1, IFIT3, IF16, ISG20, and ISG15</w:t>
      </w:r>
      <w:r w:rsidR="00B429CA">
        <w:rPr>
          <w:rFonts w:ascii="Times New Roman" w:hAnsi="Times New Roman" w:cs="Times New Roman"/>
          <w:lang w:eastAsia="zh-CN"/>
        </w:rPr>
        <w:t xml:space="preserve">, </w:t>
      </w:r>
      <w:r w:rsidR="00895D45">
        <w:rPr>
          <w:rFonts w:ascii="Times New Roman" w:hAnsi="Times New Roman" w:cs="Times New Roman"/>
          <w:lang w:eastAsia="zh-CN"/>
        </w:rPr>
        <w:t>showed the</w:t>
      </w:r>
      <w:r w:rsidR="00E05145" w:rsidRPr="002F5351">
        <w:rPr>
          <w:rFonts w:ascii="Times New Roman" w:hAnsi="Times New Roman" w:cs="Times New Roman"/>
          <w:lang w:eastAsia="zh-CN"/>
        </w:rPr>
        <w:t xml:space="preserve"> best performance</w:t>
      </w:r>
      <w:r w:rsidR="0052398A">
        <w:rPr>
          <w:rFonts w:ascii="Times New Roman" w:hAnsi="Times New Roman" w:cs="Times New Roman"/>
          <w:lang w:eastAsia="zh-CN"/>
        </w:rPr>
        <w:t>.</w:t>
      </w:r>
    </w:p>
    <w:p w14:paraId="4779F921" w14:textId="70E56AA4" w:rsidR="003905EA" w:rsidRDefault="001F5C6D" w:rsidP="003905EA">
      <w:pPr>
        <w:pStyle w:val="a0"/>
        <w:jc w:val="both"/>
        <w:rPr>
          <w:rFonts w:ascii="Times New Roman" w:hAnsi="Times New Roman" w:cs="Times New Roman"/>
          <w:color w:val="000000" w:themeColor="text1"/>
          <w:lang w:eastAsia="zh-CN"/>
        </w:rPr>
      </w:pPr>
      <w:r w:rsidRPr="00274AE8">
        <w:rPr>
          <w:rFonts w:ascii="Times New Roman" w:hAnsi="Times New Roman" w:cs="Times New Roman"/>
          <w:color w:val="000000" w:themeColor="text1"/>
          <w:lang w:eastAsia="zh-CN"/>
        </w:rPr>
        <w:t xml:space="preserve">In </w:t>
      </w:r>
      <w:r w:rsidRPr="00D37296">
        <w:rPr>
          <w:rFonts w:ascii="Times New Roman" w:hAnsi="Times New Roman" w:cs="Times New Roman"/>
          <w:b/>
          <w:bCs/>
          <w:color w:val="000000" w:themeColor="text1"/>
          <w:lang w:eastAsia="zh-CN"/>
          <w:rPrChange w:id="769" w:author="tang zijia" w:date="2023-09-10T17:20:00Z">
            <w:rPr>
              <w:rFonts w:ascii="Times New Roman" w:hAnsi="Times New Roman" w:cs="Times New Roman"/>
              <w:color w:val="000000" w:themeColor="text1"/>
              <w:lang w:eastAsia="zh-CN"/>
            </w:rPr>
          </w:rPrChange>
        </w:rPr>
        <w:t>Fig. 2d</w:t>
      </w:r>
      <w:r w:rsidRPr="00274AE8">
        <w:rPr>
          <w:rFonts w:ascii="Times New Roman" w:hAnsi="Times New Roman" w:cs="Times New Roman"/>
          <w:color w:val="000000" w:themeColor="text1"/>
          <w:lang w:eastAsia="zh-CN"/>
        </w:rPr>
        <w:t xml:space="preserve">, the distribution of IFIT2 in the control dataset varied from </w:t>
      </w:r>
      <w:r w:rsidR="009C4E00">
        <w:rPr>
          <w:rFonts w:ascii="Times New Roman" w:hAnsi="Times New Roman" w:cs="Times New Roman"/>
          <w:color w:val="000000" w:themeColor="text1"/>
          <w:lang w:eastAsia="zh-CN"/>
        </w:rPr>
        <w:t>its</w:t>
      </w:r>
      <w:r w:rsidR="009C4E00"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 xml:space="preserve">distribution in the </w:t>
      </w:r>
      <w:r w:rsidR="007655EB" w:rsidRPr="00274AE8">
        <w:rPr>
          <w:rFonts w:ascii="Times New Roman" w:hAnsi="Times New Roman" w:cs="Times New Roman"/>
          <w:color w:val="000000" w:themeColor="text1"/>
          <w:lang w:eastAsia="zh-CN"/>
        </w:rPr>
        <w:t xml:space="preserve">perturbed </w:t>
      </w:r>
      <w:r w:rsidRPr="00274AE8">
        <w:rPr>
          <w:rFonts w:ascii="Times New Roman" w:hAnsi="Times New Roman" w:cs="Times New Roman"/>
          <w:color w:val="000000" w:themeColor="text1"/>
          <w:lang w:eastAsia="zh-CN"/>
        </w:rPr>
        <w:t xml:space="preserve">dataset. </w:t>
      </w:r>
      <w:r w:rsidR="00663B8E">
        <w:rPr>
          <w:rFonts w:ascii="Times New Roman" w:hAnsi="Times New Roman" w:cs="Times New Roman"/>
          <w:color w:val="000000" w:themeColor="text1"/>
          <w:lang w:eastAsia="zh-CN"/>
        </w:rPr>
        <w:t>Based on</w:t>
      </w:r>
      <w:r w:rsidR="00663B8E"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the predic</w:t>
      </w:r>
      <w:r w:rsidR="00B1039C">
        <w:rPr>
          <w:rFonts w:ascii="Times New Roman" w:hAnsi="Times New Roman" w:cs="Times New Roman"/>
          <w:color w:val="000000" w:themeColor="text1"/>
          <w:lang w:eastAsia="zh-CN"/>
        </w:rPr>
        <w:t>ted gene expression</w:t>
      </w:r>
      <w:r w:rsidRPr="00274AE8">
        <w:rPr>
          <w:rFonts w:ascii="Times New Roman" w:hAnsi="Times New Roman" w:cs="Times New Roman"/>
          <w:color w:val="000000" w:themeColor="text1"/>
          <w:lang w:eastAsia="zh-CN"/>
        </w:rPr>
        <w:t xml:space="preserve">, </w:t>
      </w:r>
      <w:ins w:id="770" w:author="tang zijia" w:date="2023-09-10T18:34:00Z">
        <w:r w:rsidR="009C51CA">
          <w:rPr>
            <w:rFonts w:ascii="Times New Roman" w:hAnsi="Times New Roman" w:cs="Times New Roman"/>
            <w:color w:val="000000" w:themeColor="text1"/>
            <w:lang w:eastAsia="zh-CN"/>
          </w:rPr>
          <w:t xml:space="preserve">the mean of </w:t>
        </w:r>
      </w:ins>
      <w:commentRangeStart w:id="771"/>
      <w:r w:rsidRPr="00274AE8">
        <w:rPr>
          <w:rFonts w:ascii="Times New Roman" w:hAnsi="Times New Roman" w:cs="Times New Roman"/>
          <w:color w:val="000000" w:themeColor="text1"/>
          <w:lang w:eastAsia="zh-CN"/>
        </w:rPr>
        <w:t>sc</w:t>
      </w:r>
      <w:r w:rsidR="00557517"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erb</w:t>
      </w:r>
      <w:ins w:id="772" w:author="tang zijia" w:date="2023-09-10T18:34:00Z">
        <w:r w:rsidR="009C51CA">
          <w:rPr>
            <w:rFonts w:ascii="Times New Roman" w:hAnsi="Times New Roman" w:cs="Times New Roman"/>
            <w:color w:val="000000" w:themeColor="text1"/>
            <w:lang w:eastAsia="zh-CN"/>
          </w:rPr>
          <w:t>’s prediction</w:t>
        </w:r>
      </w:ins>
      <w:r w:rsidRPr="00274AE8">
        <w:rPr>
          <w:rFonts w:ascii="Times New Roman" w:hAnsi="Times New Roman" w:cs="Times New Roman"/>
          <w:color w:val="000000" w:themeColor="text1"/>
          <w:lang w:eastAsia="zh-CN"/>
        </w:rPr>
        <w:t xml:space="preserve"> was </w:t>
      </w:r>
      <w:r w:rsidR="00557517" w:rsidRPr="00274AE8">
        <w:rPr>
          <w:rFonts w:ascii="Times New Roman" w:hAnsi="Times New Roman" w:cs="Times New Roman"/>
          <w:color w:val="000000" w:themeColor="text1"/>
          <w:lang w:eastAsia="zh-CN"/>
        </w:rPr>
        <w:t>closest</w:t>
      </w:r>
      <w:r w:rsidRPr="00274AE8">
        <w:rPr>
          <w:rFonts w:ascii="Times New Roman" w:hAnsi="Times New Roman" w:cs="Times New Roman"/>
          <w:color w:val="000000" w:themeColor="text1"/>
          <w:lang w:eastAsia="zh-CN"/>
        </w:rPr>
        <w:t xml:space="preserve"> to the mean of the </w:t>
      </w:r>
      <w:r w:rsidR="008866CD" w:rsidRPr="008866CD">
        <w:rPr>
          <w:rFonts w:ascii="Times New Roman" w:hAnsi="Times New Roman" w:cs="Times New Roman"/>
          <w:color w:val="000000" w:themeColor="text1"/>
          <w:lang w:eastAsia="zh-CN"/>
        </w:rPr>
        <w:t>perturbed</w:t>
      </w:r>
      <w:commentRangeStart w:id="773"/>
      <w:r w:rsidRPr="00274AE8">
        <w:rPr>
          <w:rFonts w:ascii="Times New Roman" w:hAnsi="Times New Roman" w:cs="Times New Roman"/>
          <w:color w:val="000000" w:themeColor="text1"/>
          <w:lang w:eastAsia="zh-CN"/>
        </w:rPr>
        <w:t xml:space="preserve"> </w:t>
      </w:r>
      <w:commentRangeEnd w:id="773"/>
      <w:r w:rsidR="00970F70" w:rsidRPr="00274AE8">
        <w:rPr>
          <w:rStyle w:val="af5"/>
          <w:color w:val="000000" w:themeColor="text1"/>
        </w:rPr>
        <w:commentReference w:id="773"/>
      </w:r>
      <w:r w:rsidRPr="00274AE8">
        <w:rPr>
          <w:rFonts w:ascii="Times New Roman" w:hAnsi="Times New Roman" w:cs="Times New Roman"/>
          <w:color w:val="000000" w:themeColor="text1"/>
          <w:lang w:eastAsia="zh-CN"/>
        </w:rPr>
        <w:t>dataset</w:t>
      </w:r>
      <w:commentRangeEnd w:id="771"/>
      <w:r w:rsidR="00740CC8">
        <w:rPr>
          <w:rStyle w:val="af5"/>
        </w:rPr>
        <w:commentReference w:id="771"/>
      </w:r>
      <w:r w:rsidRPr="00274AE8">
        <w:rPr>
          <w:rFonts w:ascii="Times New Roman" w:hAnsi="Times New Roman" w:cs="Times New Roman"/>
          <w:color w:val="000000" w:themeColor="text1"/>
          <w:lang w:eastAsia="zh-CN"/>
        </w:rPr>
        <w:t xml:space="preserve">, with a relatively large value range between 0.5 to 3.0 after </w:t>
      </w:r>
      <w:r w:rsidR="00557517" w:rsidRPr="00274AE8">
        <w:rPr>
          <w:rFonts w:ascii="Times New Roman" w:hAnsi="Times New Roman" w:cs="Times New Roman"/>
          <w:color w:val="000000" w:themeColor="text1"/>
          <w:lang w:eastAsia="zh-CN"/>
        </w:rPr>
        <w:t>log transformation</w:t>
      </w:r>
      <w:r w:rsidRPr="00274AE8">
        <w:rPr>
          <w:rFonts w:ascii="Times New Roman" w:hAnsi="Times New Roman" w:cs="Times New Roman"/>
          <w:color w:val="000000" w:themeColor="text1"/>
          <w:lang w:eastAsia="zh-CN"/>
        </w:rPr>
        <w:t>. The scG</w:t>
      </w:r>
      <w:ins w:id="774" w:author="tang zijia" w:date="2023-09-10T18:34:00Z">
        <w:r w:rsidR="009C51CA">
          <w:rPr>
            <w:rFonts w:ascii="Times New Roman" w:hAnsi="Times New Roman" w:cs="Times New Roman"/>
            <w:color w:val="000000" w:themeColor="text1"/>
            <w:lang w:eastAsia="zh-CN"/>
          </w:rPr>
          <w:t>en</w:t>
        </w:r>
      </w:ins>
      <w:del w:id="775" w:author="tang zijia" w:date="2023-09-10T18:34:00Z">
        <w:r w:rsidRPr="00274AE8" w:rsidDel="009C51CA">
          <w:rPr>
            <w:rFonts w:ascii="Times New Roman" w:hAnsi="Times New Roman" w:cs="Times New Roman"/>
            <w:color w:val="000000" w:themeColor="text1"/>
            <w:lang w:eastAsia="zh-CN"/>
          </w:rPr>
          <w:delText>EN</w:delText>
        </w:r>
      </w:del>
      <w:r w:rsidRPr="00274AE8">
        <w:rPr>
          <w:rFonts w:ascii="Times New Roman" w:hAnsi="Times New Roman" w:cs="Times New Roman"/>
          <w:color w:val="000000" w:themeColor="text1"/>
          <w:lang w:eastAsia="zh-CN"/>
        </w:rPr>
        <w:t xml:space="preserve"> and sc-WGAN provided comparable predictions, but the mean of the predictions </w:t>
      </w:r>
      <w:r w:rsidR="00557517" w:rsidRPr="00274AE8">
        <w:rPr>
          <w:rFonts w:ascii="Times New Roman" w:hAnsi="Times New Roman" w:cs="Times New Roman"/>
          <w:color w:val="000000" w:themeColor="text1"/>
          <w:lang w:eastAsia="zh-CN"/>
        </w:rPr>
        <w:t>was</w:t>
      </w:r>
      <w:r w:rsidRPr="00274AE8">
        <w:rPr>
          <w:rFonts w:ascii="Times New Roman" w:hAnsi="Times New Roman" w:cs="Times New Roman"/>
          <w:color w:val="000000" w:themeColor="text1"/>
          <w:lang w:eastAsia="zh-CN"/>
        </w:rPr>
        <w:t xml:space="preserve"> slightly larger than the real </w:t>
      </w:r>
      <w:commentRangeStart w:id="776"/>
      <w:del w:id="777" w:author="tang zijia" w:date="2023-09-10T17:23:00Z">
        <w:r w:rsidRPr="00274AE8" w:rsidDel="004012DA">
          <w:rPr>
            <w:rFonts w:ascii="Times New Roman" w:hAnsi="Times New Roman" w:cs="Times New Roman"/>
            <w:color w:val="000000" w:themeColor="text1"/>
            <w:lang w:eastAsia="zh-CN"/>
          </w:rPr>
          <w:delText xml:space="preserve">stimulation </w:delText>
        </w:r>
      </w:del>
      <w:ins w:id="778" w:author="tang zijia" w:date="2023-09-10T17:23:00Z">
        <w:r w:rsidR="004012DA">
          <w:rPr>
            <w:rFonts w:ascii="Times New Roman" w:hAnsi="Times New Roman" w:cs="Times New Roman"/>
            <w:color w:val="000000" w:themeColor="text1"/>
            <w:lang w:eastAsia="zh-CN"/>
          </w:rPr>
          <w:t>perturbed</w:t>
        </w:r>
        <w:r w:rsidR="004012DA" w:rsidRPr="00274AE8">
          <w:rPr>
            <w:rFonts w:ascii="Times New Roman" w:hAnsi="Times New Roman" w:cs="Times New Roman"/>
            <w:color w:val="000000" w:themeColor="text1"/>
            <w:lang w:eastAsia="zh-CN"/>
          </w:rPr>
          <w:t xml:space="preserve"> </w:t>
        </w:r>
      </w:ins>
      <w:r w:rsidRPr="00274AE8">
        <w:rPr>
          <w:rFonts w:ascii="Times New Roman" w:hAnsi="Times New Roman" w:cs="Times New Roman"/>
          <w:color w:val="000000" w:themeColor="text1"/>
          <w:lang w:eastAsia="zh-CN"/>
        </w:rPr>
        <w:t>data</w:t>
      </w:r>
      <w:commentRangeEnd w:id="776"/>
      <w:r w:rsidR="008866CD">
        <w:rPr>
          <w:rStyle w:val="af5"/>
        </w:rPr>
        <w:commentReference w:id="776"/>
      </w:r>
      <w:r w:rsidRPr="00274AE8">
        <w:rPr>
          <w:rFonts w:ascii="Times New Roman" w:hAnsi="Times New Roman" w:cs="Times New Roman"/>
          <w:color w:val="000000" w:themeColor="text1"/>
          <w:lang w:eastAsia="zh-CN"/>
        </w:rPr>
        <w:t xml:space="preserve">. In this particular gene, CVAE was more </w:t>
      </w:r>
      <w:r w:rsidR="00557517" w:rsidRPr="00274AE8">
        <w:rPr>
          <w:rFonts w:ascii="Times New Roman" w:hAnsi="Times New Roman" w:cs="Times New Roman"/>
          <w:color w:val="000000" w:themeColor="text1"/>
          <w:lang w:eastAsia="zh-CN"/>
        </w:rPr>
        <w:t>associated</w:t>
      </w:r>
      <w:r w:rsidRPr="00274AE8">
        <w:rPr>
          <w:rFonts w:ascii="Times New Roman" w:hAnsi="Times New Roman" w:cs="Times New Roman"/>
          <w:color w:val="000000" w:themeColor="text1"/>
          <w:lang w:eastAsia="zh-CN"/>
        </w:rPr>
        <w:t xml:space="preserve"> with the control data, and stGAN focused on the outliers with high gene expressions.  In </w:t>
      </w:r>
      <w:r w:rsidRPr="00D37296">
        <w:rPr>
          <w:rFonts w:ascii="Times New Roman" w:hAnsi="Times New Roman" w:cs="Times New Roman"/>
          <w:b/>
          <w:bCs/>
          <w:color w:val="000000" w:themeColor="text1"/>
          <w:lang w:eastAsia="zh-CN"/>
          <w:rPrChange w:id="779" w:author="tang zijia" w:date="2023-09-10T17:20:00Z">
            <w:rPr>
              <w:rFonts w:ascii="Times New Roman" w:hAnsi="Times New Roman" w:cs="Times New Roman"/>
              <w:color w:val="000000" w:themeColor="text1"/>
              <w:lang w:eastAsia="zh-CN"/>
            </w:rPr>
          </w:rPrChange>
        </w:rPr>
        <w:t>Fig. 2e</w:t>
      </w:r>
      <w:r w:rsidRPr="00274AE8">
        <w:rPr>
          <w:rFonts w:ascii="Times New Roman" w:hAnsi="Times New Roman" w:cs="Times New Roman"/>
          <w:color w:val="000000" w:themeColor="text1"/>
          <w:lang w:eastAsia="zh-CN"/>
        </w:rPr>
        <w:t xml:space="preserve">, the distribution pattern of FTL in the control dataset was similar </w:t>
      </w:r>
      <w:r w:rsidR="00557517" w:rsidRPr="00274AE8">
        <w:rPr>
          <w:rFonts w:ascii="Times New Roman" w:hAnsi="Times New Roman" w:cs="Times New Roman"/>
          <w:color w:val="000000" w:themeColor="text1"/>
          <w:lang w:eastAsia="zh-CN"/>
        </w:rPr>
        <w:t>to</w:t>
      </w:r>
      <w:r w:rsidRPr="00274AE8">
        <w:rPr>
          <w:rFonts w:ascii="Times New Roman" w:hAnsi="Times New Roman" w:cs="Times New Roman"/>
          <w:color w:val="000000" w:themeColor="text1"/>
          <w:lang w:eastAsia="zh-CN"/>
        </w:rPr>
        <w:t xml:space="preserve"> the distribution in the real </w:t>
      </w:r>
      <w:r w:rsidR="008866CD" w:rsidRPr="008866CD">
        <w:rPr>
          <w:rFonts w:ascii="Times New Roman" w:hAnsi="Times New Roman" w:cs="Times New Roman"/>
          <w:color w:val="000000" w:themeColor="text1"/>
          <w:lang w:eastAsia="zh-CN"/>
        </w:rPr>
        <w:t>perturbed</w:t>
      </w:r>
      <w:r w:rsidR="008866CD" w:rsidRPr="00274AE8">
        <w:rPr>
          <w:rFonts w:ascii="Times New Roman" w:hAnsi="Times New Roman" w:cs="Times New Roman"/>
          <w:color w:val="000000" w:themeColor="text1"/>
          <w:lang w:eastAsia="zh-CN"/>
        </w:rPr>
        <w:t xml:space="preserve"> </w:t>
      </w:r>
      <w:r w:rsidRPr="00274AE8">
        <w:rPr>
          <w:rFonts w:ascii="Times New Roman" w:hAnsi="Times New Roman" w:cs="Times New Roman"/>
          <w:color w:val="000000" w:themeColor="text1"/>
          <w:lang w:eastAsia="zh-CN"/>
        </w:rPr>
        <w:t xml:space="preserve">dataset. Under such </w:t>
      </w:r>
      <w:del w:id="780" w:author="tang zijia" w:date="2023-09-10T21:57:00Z">
        <w:r w:rsidR="00557517" w:rsidRPr="00274AE8" w:rsidDel="001209C2">
          <w:rPr>
            <w:rFonts w:ascii="Times New Roman" w:hAnsi="Times New Roman" w:cs="Times New Roman"/>
            <w:color w:val="000000" w:themeColor="text1"/>
            <w:lang w:eastAsia="zh-CN"/>
          </w:rPr>
          <w:delText xml:space="preserve">a </w:delText>
        </w:r>
      </w:del>
      <w:r w:rsidRPr="00274AE8">
        <w:rPr>
          <w:rFonts w:ascii="Times New Roman" w:hAnsi="Times New Roman" w:cs="Times New Roman"/>
          <w:color w:val="000000" w:themeColor="text1"/>
          <w:lang w:eastAsia="zh-CN"/>
        </w:rPr>
        <w:t>scenario</w:t>
      </w:r>
      <w:ins w:id="781" w:author="tang zijia" w:date="2023-09-10T21:57:00Z">
        <w:r w:rsidR="001209C2">
          <w:rPr>
            <w:rFonts w:ascii="Times New Roman" w:hAnsi="Times New Roman" w:cs="Times New Roman"/>
            <w:color w:val="000000" w:themeColor="text1"/>
            <w:lang w:eastAsia="zh-CN"/>
          </w:rPr>
          <w:t>s</w:t>
        </w:r>
      </w:ins>
      <w:r w:rsidRPr="00274AE8">
        <w:rPr>
          <w:rFonts w:ascii="Times New Roman" w:hAnsi="Times New Roman" w:cs="Times New Roman"/>
          <w:color w:val="000000" w:themeColor="text1"/>
          <w:lang w:eastAsia="zh-CN"/>
        </w:rPr>
        <w:t>, most of the predictions in sc</w:t>
      </w:r>
      <w:r w:rsidR="00FC67A5" w:rsidRPr="00274AE8">
        <w:rPr>
          <w:rFonts w:ascii="Times New Roman" w:hAnsi="Times New Roman" w:cs="Times New Roman"/>
          <w:color w:val="000000" w:themeColor="text1"/>
          <w:lang w:eastAsia="zh-CN"/>
        </w:rPr>
        <w:t>P</w:t>
      </w:r>
      <w:r w:rsidRPr="00274AE8">
        <w:rPr>
          <w:rFonts w:ascii="Times New Roman" w:hAnsi="Times New Roman" w:cs="Times New Roman"/>
          <w:color w:val="000000" w:themeColor="text1"/>
          <w:lang w:eastAsia="zh-CN"/>
        </w:rPr>
        <w:t xml:space="preserve">erb were close to the mean of the </w:t>
      </w:r>
      <w:del w:id="782" w:author="tang zijia" w:date="2023-09-10T21:57:00Z">
        <w:r w:rsidR="00FC67A5" w:rsidRPr="00274AE8" w:rsidDel="001209C2">
          <w:rPr>
            <w:rFonts w:ascii="Times New Roman" w:hAnsi="Times New Roman" w:cs="Times New Roman"/>
            <w:color w:val="000000" w:themeColor="text1"/>
            <w:lang w:eastAsia="zh-CN"/>
          </w:rPr>
          <w:delText>simulation</w:delText>
        </w:r>
        <w:r w:rsidRPr="00274AE8" w:rsidDel="001209C2">
          <w:rPr>
            <w:rFonts w:ascii="Times New Roman" w:hAnsi="Times New Roman" w:cs="Times New Roman"/>
            <w:color w:val="000000" w:themeColor="text1"/>
            <w:lang w:eastAsia="zh-CN"/>
          </w:rPr>
          <w:delText xml:space="preserve"> </w:delText>
        </w:r>
      </w:del>
      <w:ins w:id="783" w:author="tang zijia" w:date="2023-09-10T21:57:00Z">
        <w:r w:rsidR="001209C2">
          <w:rPr>
            <w:rFonts w:ascii="Times New Roman" w:hAnsi="Times New Roman" w:cs="Times New Roman"/>
            <w:color w:val="000000" w:themeColor="text1"/>
            <w:lang w:eastAsia="zh-CN"/>
          </w:rPr>
          <w:t>perturbed</w:t>
        </w:r>
        <w:r w:rsidR="001209C2" w:rsidRPr="00274AE8">
          <w:rPr>
            <w:rFonts w:ascii="Times New Roman" w:hAnsi="Times New Roman" w:cs="Times New Roman"/>
            <w:color w:val="000000" w:themeColor="text1"/>
            <w:lang w:eastAsia="zh-CN"/>
          </w:rPr>
          <w:t xml:space="preserve"> </w:t>
        </w:r>
      </w:ins>
      <w:r w:rsidRPr="00274AE8">
        <w:rPr>
          <w:rFonts w:ascii="Times New Roman" w:hAnsi="Times New Roman" w:cs="Times New Roman"/>
          <w:color w:val="000000" w:themeColor="text1"/>
          <w:lang w:eastAsia="zh-CN"/>
        </w:rPr>
        <w:t xml:space="preserve">data, while the predictions from </w:t>
      </w:r>
      <w:commentRangeStart w:id="784"/>
      <w:r w:rsidRPr="00274AE8">
        <w:rPr>
          <w:rFonts w:ascii="Times New Roman" w:hAnsi="Times New Roman" w:cs="Times New Roman"/>
          <w:color w:val="000000" w:themeColor="text1"/>
          <w:lang w:eastAsia="zh-CN"/>
        </w:rPr>
        <w:t>sc</w:t>
      </w:r>
      <w:r w:rsidR="008866CD">
        <w:rPr>
          <w:rFonts w:ascii="Times New Roman" w:hAnsi="Times New Roman" w:cs="Times New Roman" w:hint="eastAsia"/>
          <w:color w:val="000000" w:themeColor="text1"/>
          <w:lang w:eastAsia="zh-CN"/>
        </w:rPr>
        <w:t>G</w:t>
      </w:r>
      <w:ins w:id="785" w:author="tang zijia" w:date="2023-09-10T18:35:00Z">
        <w:r w:rsidR="009C51CA">
          <w:rPr>
            <w:rFonts w:ascii="Times New Roman" w:hAnsi="Times New Roman" w:cs="Times New Roman"/>
            <w:color w:val="000000" w:themeColor="text1"/>
            <w:lang w:eastAsia="zh-CN"/>
          </w:rPr>
          <w:t>en</w:t>
        </w:r>
      </w:ins>
      <w:del w:id="786" w:author="tang zijia" w:date="2023-09-10T18:35:00Z">
        <w:r w:rsidR="008866CD" w:rsidDel="009C51CA">
          <w:rPr>
            <w:rFonts w:ascii="Times New Roman" w:hAnsi="Times New Roman" w:cs="Times New Roman" w:hint="eastAsia"/>
            <w:color w:val="000000" w:themeColor="text1"/>
            <w:lang w:eastAsia="zh-CN"/>
          </w:rPr>
          <w:delText>EN</w:delText>
        </w:r>
      </w:del>
      <w:r w:rsidRPr="00274AE8">
        <w:rPr>
          <w:rFonts w:ascii="Times New Roman" w:hAnsi="Times New Roman" w:cs="Times New Roman"/>
          <w:color w:val="000000" w:themeColor="text1"/>
          <w:lang w:eastAsia="zh-CN"/>
        </w:rPr>
        <w:t xml:space="preserve"> </w:t>
      </w:r>
      <w:commentRangeEnd w:id="784"/>
      <w:r w:rsidR="008A46AD">
        <w:rPr>
          <w:rStyle w:val="af5"/>
        </w:rPr>
        <w:commentReference w:id="784"/>
      </w:r>
      <w:r w:rsidRPr="00274AE8">
        <w:rPr>
          <w:rFonts w:ascii="Times New Roman" w:hAnsi="Times New Roman" w:cs="Times New Roman"/>
          <w:color w:val="000000" w:themeColor="text1"/>
          <w:lang w:eastAsia="zh-CN"/>
        </w:rPr>
        <w:t xml:space="preserve">and CVAE were expanded to </w:t>
      </w:r>
      <w:r w:rsidR="00FC67A5" w:rsidRPr="00274AE8">
        <w:rPr>
          <w:rFonts w:ascii="Times New Roman" w:hAnsi="Times New Roman" w:cs="Times New Roman"/>
          <w:color w:val="000000" w:themeColor="text1"/>
          <w:lang w:eastAsia="zh-CN"/>
        </w:rPr>
        <w:t xml:space="preserve">a </w:t>
      </w:r>
      <w:r w:rsidRPr="00274AE8">
        <w:rPr>
          <w:rFonts w:ascii="Times New Roman" w:hAnsi="Times New Roman" w:cs="Times New Roman"/>
          <w:color w:val="000000" w:themeColor="text1"/>
          <w:lang w:eastAsia="zh-CN"/>
        </w:rPr>
        <w:t xml:space="preserve">larger range. </w:t>
      </w:r>
      <w:ins w:id="787" w:author="tang zijia" w:date="2023-09-10T18:35:00Z">
        <w:r w:rsidR="009C51CA">
          <w:rPr>
            <w:rFonts w:ascii="Times New Roman" w:hAnsi="Times New Roman" w:cs="Times New Roman"/>
            <w:color w:val="000000" w:themeColor="text1"/>
            <w:lang w:eastAsia="zh-CN"/>
          </w:rPr>
          <w:t>st</w:t>
        </w:r>
      </w:ins>
      <w:del w:id="788" w:author="tang zijia" w:date="2023-09-10T18:35:00Z">
        <w:r w:rsidRPr="00274AE8" w:rsidDel="009C51CA">
          <w:rPr>
            <w:rFonts w:ascii="Times New Roman" w:hAnsi="Times New Roman" w:cs="Times New Roman"/>
            <w:color w:val="000000" w:themeColor="text1"/>
            <w:lang w:eastAsia="zh-CN"/>
          </w:rPr>
          <w:delText>St-</w:delText>
        </w:r>
      </w:del>
      <w:r w:rsidRPr="00274AE8">
        <w:rPr>
          <w:rFonts w:ascii="Times New Roman" w:hAnsi="Times New Roman" w:cs="Times New Roman"/>
          <w:color w:val="000000" w:themeColor="text1"/>
          <w:lang w:eastAsia="zh-CN"/>
        </w:rPr>
        <w:t xml:space="preserve">GAN responded to the high gene expressions while the predictions in sc-WGAN had lower gene expressions. </w:t>
      </w:r>
      <w:r w:rsidR="00BE7EF6" w:rsidRPr="00274AE8">
        <w:rPr>
          <w:rFonts w:ascii="Times New Roman" w:hAnsi="Times New Roman" w:cs="Times New Roman"/>
          <w:color w:val="000000" w:themeColor="text1"/>
          <w:lang w:eastAsia="zh-CN"/>
        </w:rPr>
        <w:t xml:space="preserve">To further illustrate that our result </w:t>
      </w:r>
      <w:ins w:id="789" w:author="tang zijia" w:date="2023-09-10T18:36:00Z">
        <w:r w:rsidR="009C51CA">
          <w:rPr>
            <w:rFonts w:ascii="Times New Roman" w:hAnsi="Times New Roman" w:cs="Times New Roman"/>
            <w:color w:val="000000" w:themeColor="text1"/>
            <w:lang w:eastAsia="zh-CN"/>
          </w:rPr>
          <w:t>was</w:t>
        </w:r>
      </w:ins>
      <w:del w:id="790" w:author="tang zijia" w:date="2023-09-10T18:36:00Z">
        <w:r w:rsidR="00BE7EF6" w:rsidRPr="00274AE8" w:rsidDel="009C51CA">
          <w:rPr>
            <w:rFonts w:ascii="Times New Roman" w:hAnsi="Times New Roman" w:cs="Times New Roman"/>
            <w:color w:val="000000" w:themeColor="text1"/>
            <w:lang w:eastAsia="zh-CN"/>
          </w:rPr>
          <w:delText>is</w:delText>
        </w:r>
      </w:del>
      <w:r w:rsidR="00BE7EF6" w:rsidRPr="00274AE8">
        <w:rPr>
          <w:rFonts w:ascii="Times New Roman" w:hAnsi="Times New Roman" w:cs="Times New Roman"/>
          <w:color w:val="000000" w:themeColor="text1"/>
          <w:lang w:eastAsia="zh-CN"/>
        </w:rPr>
        <w:t xml:space="preserve"> better than that of benchmarks, we applied </w:t>
      </w:r>
      <w:ins w:id="791" w:author="tang zijia" w:date="2023-09-10T17:20:00Z">
        <w:r w:rsidR="00D37296">
          <w:rPr>
            <w:rFonts w:ascii="Times New Roman" w:hAnsi="Times New Roman" w:cs="Times New Roman"/>
            <w:color w:val="000000" w:themeColor="text1"/>
            <w:lang w:eastAsia="zh-CN"/>
          </w:rPr>
          <w:t xml:space="preserve">the </w:t>
        </w:r>
      </w:ins>
      <w:r w:rsidR="00BE7EF6" w:rsidRPr="00274AE8">
        <w:rPr>
          <w:rFonts w:ascii="Times New Roman" w:hAnsi="Times New Roman" w:cs="Times New Roman"/>
          <w:color w:val="000000" w:themeColor="text1"/>
          <w:lang w:eastAsia="zh-CN"/>
        </w:rPr>
        <w:t>Wilcoxon</w:t>
      </w:r>
      <w:ins w:id="792" w:author="tang zijia" w:date="2023-09-10T17:20:00Z">
        <w:r w:rsidR="00D37296">
          <w:rPr>
            <w:rFonts w:ascii="Times New Roman" w:hAnsi="Times New Roman" w:cs="Times New Roman"/>
            <w:color w:val="000000" w:themeColor="text1"/>
            <w:lang w:eastAsia="zh-CN"/>
          </w:rPr>
          <w:t xml:space="preserve"> </w:t>
        </w:r>
      </w:ins>
      <w:r w:rsidR="00BE7EF6" w:rsidRPr="00274AE8">
        <w:rPr>
          <w:rFonts w:ascii="Times New Roman" w:hAnsi="Times New Roman" w:cs="Times New Roman"/>
          <w:color w:val="000000" w:themeColor="text1"/>
          <w:lang w:eastAsia="zh-CN"/>
        </w:rPr>
        <w:fldChar w:fldCharType="begin"/>
      </w:r>
      <w:r w:rsidR="00402CE6">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Pr>
          <w:rFonts w:ascii="Times New Roman" w:hAnsi="Times New Roman" w:cs="Times New Roman" w:hint="eastAsia"/>
          <w:color w:val="000000" w:themeColor="text1"/>
          <w:lang w:eastAsia="zh-CN"/>
        </w:rPr>
        <w:instrText>‐</w:instrText>
      </w:r>
      <w:r w:rsidR="00402CE6">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274AE8">
        <w:rPr>
          <w:rFonts w:ascii="Times New Roman" w:hAnsi="Times New Roman" w:cs="Times New Roman"/>
          <w:color w:val="000000" w:themeColor="text1"/>
          <w:lang w:eastAsia="zh-CN"/>
        </w:rPr>
        <w:fldChar w:fldCharType="separate"/>
      </w:r>
      <w:r w:rsidR="00402CE6">
        <w:rPr>
          <w:rFonts w:ascii="Times New Roman" w:hAnsi="Times New Roman" w:cs="Times New Roman"/>
          <w:noProof/>
          <w:color w:val="000000" w:themeColor="text1"/>
          <w:lang w:eastAsia="zh-CN"/>
        </w:rPr>
        <w:t>[34]</w:t>
      </w:r>
      <w:r w:rsidR="00BE7EF6" w:rsidRPr="00274AE8">
        <w:rPr>
          <w:rFonts w:ascii="Times New Roman" w:hAnsi="Times New Roman" w:cs="Times New Roman"/>
          <w:color w:val="000000" w:themeColor="text1"/>
          <w:lang w:eastAsia="zh-CN"/>
        </w:rPr>
        <w:fldChar w:fldCharType="end"/>
      </w:r>
      <w:r w:rsidR="00BE7EF6" w:rsidRPr="00274AE8">
        <w:rPr>
          <w:rFonts w:ascii="Times New Roman" w:hAnsi="Times New Roman" w:cs="Times New Roman"/>
          <w:color w:val="000000" w:themeColor="text1"/>
          <w:lang w:eastAsia="zh-CN"/>
        </w:rPr>
        <w:t xml:space="preserve"> test to these results. In this case, only scPerb result</w:t>
      </w:r>
      <w:ins w:id="793" w:author="tang zijia" w:date="2023-09-10T18:36:00Z">
        <w:r w:rsidR="009C51CA">
          <w:rPr>
            <w:rFonts w:ascii="Times New Roman" w:hAnsi="Times New Roman" w:cs="Times New Roman"/>
            <w:color w:val="000000" w:themeColor="text1"/>
            <w:lang w:eastAsia="zh-CN"/>
          </w:rPr>
          <w:t>ed</w:t>
        </w:r>
      </w:ins>
      <w:del w:id="794" w:author="tang zijia" w:date="2023-09-10T18:36:00Z">
        <w:r w:rsidR="00BE7EF6" w:rsidRPr="00274AE8" w:rsidDel="009C51CA">
          <w:rPr>
            <w:rFonts w:ascii="Times New Roman" w:hAnsi="Times New Roman" w:cs="Times New Roman"/>
            <w:color w:val="000000" w:themeColor="text1"/>
            <w:lang w:eastAsia="zh-CN"/>
          </w:rPr>
          <w:delText>s</w:delText>
        </w:r>
      </w:del>
      <w:r w:rsidR="00BE7EF6" w:rsidRPr="00274AE8">
        <w:rPr>
          <w:rFonts w:ascii="Times New Roman" w:hAnsi="Times New Roman" w:cs="Times New Roman"/>
          <w:color w:val="000000" w:themeColor="text1"/>
          <w:lang w:eastAsia="zh-CN"/>
        </w:rPr>
        <w:t xml:space="preserve"> in a</w:t>
      </w:r>
      <w:ins w:id="795" w:author="tang zijia" w:date="2023-09-10T18:35:00Z">
        <w:r w:rsidR="009C51CA">
          <w:rPr>
            <w:rFonts w:ascii="Times New Roman" w:hAnsi="Times New Roman" w:cs="Times New Roman"/>
            <w:color w:val="000000" w:themeColor="text1"/>
            <w:lang w:eastAsia="zh-CN"/>
          </w:rPr>
          <w:t>n adjusted</w:t>
        </w:r>
      </w:ins>
      <w:r w:rsidR="00BE7EF6" w:rsidRPr="00274AE8">
        <w:rPr>
          <w:rFonts w:ascii="Times New Roman" w:hAnsi="Times New Roman" w:cs="Times New Roman"/>
          <w:color w:val="000000" w:themeColor="text1"/>
          <w:lang w:eastAsia="zh-CN"/>
        </w:rPr>
        <w:t xml:space="preserve"> P value larger than 0.05 for both genes (</w:t>
      </w:r>
      <w:r w:rsidR="003E0F82" w:rsidRPr="00274AE8">
        <w:rPr>
          <w:rFonts w:ascii="Times New Roman" w:hAnsi="Times New Roman" w:cs="Times New Roman"/>
          <w:color w:val="000000" w:themeColor="text1"/>
          <w:lang w:eastAsia="zh-CN"/>
        </w:rPr>
        <w:t xml:space="preserve">0.1763, and 0.0742 respectively for </w:t>
      </w:r>
      <w:ins w:id="796" w:author="tang zijia" w:date="2023-09-10T17:20:00Z">
        <w:r w:rsidR="00D37296">
          <w:rPr>
            <w:rFonts w:ascii="Times New Roman" w:hAnsi="Times New Roman" w:cs="Times New Roman"/>
            <w:color w:val="000000" w:themeColor="text1"/>
            <w:lang w:eastAsia="zh-CN"/>
          </w:rPr>
          <w:t xml:space="preserve">the </w:t>
        </w:r>
      </w:ins>
      <w:r w:rsidR="003E0F82" w:rsidRPr="00274AE8">
        <w:rPr>
          <w:rFonts w:ascii="Times New Roman" w:hAnsi="Times New Roman" w:cs="Times New Roman"/>
          <w:color w:val="000000" w:themeColor="text1"/>
          <w:lang w:eastAsia="zh-CN"/>
        </w:rPr>
        <w:t xml:space="preserve">FTL gene and </w:t>
      </w:r>
      <w:ins w:id="797" w:author="tang zijia" w:date="2023-09-10T17:20:00Z">
        <w:r w:rsidR="00D37296">
          <w:rPr>
            <w:rFonts w:ascii="Times New Roman" w:hAnsi="Times New Roman" w:cs="Times New Roman"/>
            <w:color w:val="000000" w:themeColor="text1"/>
            <w:lang w:eastAsia="zh-CN"/>
          </w:rPr>
          <w:t xml:space="preserve">the </w:t>
        </w:r>
      </w:ins>
      <w:r w:rsidR="003E0F82" w:rsidRPr="00274AE8">
        <w:rPr>
          <w:rFonts w:ascii="Times New Roman" w:hAnsi="Times New Roman" w:cs="Times New Roman"/>
          <w:color w:val="000000" w:themeColor="text1"/>
          <w:lang w:eastAsia="zh-CN"/>
        </w:rPr>
        <w:t>IFIT2 gene</w:t>
      </w:r>
      <w:r w:rsidR="00BE7EF6" w:rsidRPr="00274AE8">
        <w:rPr>
          <w:rFonts w:ascii="Times New Roman" w:hAnsi="Times New Roman" w:cs="Times New Roman"/>
          <w:color w:val="000000" w:themeColor="text1"/>
          <w:lang w:eastAsia="zh-CN"/>
        </w:rPr>
        <w:t>), which show</w:t>
      </w:r>
      <w:ins w:id="798" w:author="tang zijia" w:date="2023-09-10T18:36:00Z">
        <w:r w:rsidR="009C51CA">
          <w:rPr>
            <w:rFonts w:ascii="Times New Roman" w:hAnsi="Times New Roman" w:cs="Times New Roman"/>
            <w:color w:val="000000" w:themeColor="text1"/>
            <w:lang w:eastAsia="zh-CN"/>
          </w:rPr>
          <w:t>ed</w:t>
        </w:r>
      </w:ins>
      <w:del w:id="799" w:author="tang zijia" w:date="2023-09-10T18:36:00Z">
        <w:r w:rsidR="00BE7EF6" w:rsidRPr="00274AE8" w:rsidDel="009C51CA">
          <w:rPr>
            <w:rFonts w:ascii="Times New Roman" w:hAnsi="Times New Roman" w:cs="Times New Roman"/>
            <w:color w:val="000000" w:themeColor="text1"/>
            <w:lang w:eastAsia="zh-CN"/>
          </w:rPr>
          <w:delText>s</w:delText>
        </w:r>
      </w:del>
      <w:r w:rsidR="003E0F82" w:rsidRPr="00274AE8">
        <w:rPr>
          <w:rFonts w:ascii="Times New Roman" w:hAnsi="Times New Roman" w:cs="Times New Roman"/>
          <w:color w:val="000000" w:themeColor="text1"/>
          <w:lang w:eastAsia="zh-CN"/>
        </w:rPr>
        <w:t xml:space="preserve"> that the prediction of scPerb d</w:t>
      </w:r>
      <w:ins w:id="800" w:author="tang zijia" w:date="2023-09-10T18:36:00Z">
        <w:r w:rsidR="009C51CA">
          <w:rPr>
            <w:rFonts w:ascii="Times New Roman" w:hAnsi="Times New Roman" w:cs="Times New Roman"/>
            <w:color w:val="000000" w:themeColor="text1"/>
            <w:lang w:eastAsia="zh-CN"/>
          </w:rPr>
          <w:t>id</w:t>
        </w:r>
      </w:ins>
      <w:del w:id="801" w:author="tang zijia" w:date="2023-09-10T18:36:00Z">
        <w:r w:rsidR="003E0F82" w:rsidRPr="00274AE8" w:rsidDel="009C51CA">
          <w:rPr>
            <w:rFonts w:ascii="Times New Roman" w:hAnsi="Times New Roman" w:cs="Times New Roman"/>
            <w:color w:val="000000" w:themeColor="text1"/>
            <w:lang w:eastAsia="zh-CN"/>
          </w:rPr>
          <w:delText>oes</w:delText>
        </w:r>
      </w:del>
      <w:r w:rsidR="003E0F82" w:rsidRPr="00274AE8">
        <w:rPr>
          <w:rFonts w:ascii="Times New Roman" w:hAnsi="Times New Roman" w:cs="Times New Roman"/>
          <w:color w:val="000000" w:themeColor="text1"/>
          <w:lang w:eastAsia="zh-CN"/>
        </w:rPr>
        <w:t xml:space="preserve"> not have a significant difference from the ground truth. In contrast, all of the benchmark</w:t>
      </w:r>
      <w:r w:rsidR="003C4A8B">
        <w:rPr>
          <w:rFonts w:ascii="Times New Roman" w:hAnsi="Times New Roman" w:cs="Times New Roman"/>
          <w:color w:val="000000" w:themeColor="text1"/>
          <w:lang w:eastAsia="zh-CN"/>
        </w:rPr>
        <w:t>ing</w:t>
      </w:r>
      <w:r w:rsidR="003E0F82" w:rsidRPr="00274AE8">
        <w:rPr>
          <w:rFonts w:ascii="Times New Roman" w:hAnsi="Times New Roman" w:cs="Times New Roman"/>
          <w:color w:val="000000" w:themeColor="text1"/>
          <w:lang w:eastAsia="zh-CN"/>
        </w:rPr>
        <w:t xml:space="preserve"> methods result</w:t>
      </w:r>
      <w:ins w:id="802" w:author="tang zijia" w:date="2023-09-10T18:36:00Z">
        <w:r w:rsidR="009C51CA">
          <w:rPr>
            <w:rFonts w:ascii="Times New Roman" w:hAnsi="Times New Roman" w:cs="Times New Roman"/>
            <w:color w:val="000000" w:themeColor="text1"/>
            <w:lang w:eastAsia="zh-CN"/>
          </w:rPr>
          <w:t>ed</w:t>
        </w:r>
      </w:ins>
      <w:r w:rsidR="003E0F82" w:rsidRPr="00274AE8">
        <w:rPr>
          <w:rFonts w:ascii="Times New Roman" w:hAnsi="Times New Roman" w:cs="Times New Roman"/>
          <w:color w:val="000000" w:themeColor="text1"/>
          <w:lang w:eastAsia="zh-CN"/>
        </w:rPr>
        <w:t xml:space="preserve"> in a P value less than 0.05, showing a significant difference from the </w:t>
      </w:r>
      <w:del w:id="803" w:author="tang zijia" w:date="2023-09-10T17:23:00Z">
        <w:r w:rsidR="003E0F82" w:rsidRPr="00274AE8" w:rsidDel="004012DA">
          <w:rPr>
            <w:rFonts w:ascii="Times New Roman" w:hAnsi="Times New Roman" w:cs="Times New Roman"/>
            <w:color w:val="000000" w:themeColor="text1"/>
            <w:lang w:eastAsia="zh-CN"/>
          </w:rPr>
          <w:delText xml:space="preserve">stimulus </w:delText>
        </w:r>
      </w:del>
      <w:ins w:id="804" w:author="tang zijia" w:date="2023-09-10T17:23:00Z">
        <w:r w:rsidR="004012DA">
          <w:rPr>
            <w:rFonts w:ascii="Times New Roman" w:hAnsi="Times New Roman" w:cs="Times New Roman"/>
            <w:color w:val="000000" w:themeColor="text1"/>
            <w:lang w:eastAsia="zh-CN"/>
          </w:rPr>
          <w:t>perturbed</w:t>
        </w:r>
        <w:r w:rsidR="004012DA" w:rsidRPr="00274AE8">
          <w:rPr>
            <w:rFonts w:ascii="Times New Roman" w:hAnsi="Times New Roman" w:cs="Times New Roman"/>
            <w:color w:val="000000" w:themeColor="text1"/>
            <w:lang w:eastAsia="zh-CN"/>
          </w:rPr>
          <w:t xml:space="preserve"> </w:t>
        </w:r>
      </w:ins>
      <w:r w:rsidR="003E0F82" w:rsidRPr="00274AE8">
        <w:rPr>
          <w:rFonts w:ascii="Times New Roman" w:hAnsi="Times New Roman" w:cs="Times New Roman"/>
          <w:color w:val="000000" w:themeColor="text1"/>
          <w:lang w:eastAsia="zh-CN"/>
        </w:rPr>
        <w:t>dataset. To be more specific, scG</w:t>
      </w:r>
      <w:ins w:id="805" w:author="tang zijia" w:date="2023-09-10T18:36:00Z">
        <w:r w:rsidR="009C51CA">
          <w:rPr>
            <w:rFonts w:ascii="Times New Roman" w:hAnsi="Times New Roman" w:cs="Times New Roman"/>
            <w:color w:val="000000" w:themeColor="text1"/>
            <w:lang w:eastAsia="zh-CN"/>
          </w:rPr>
          <w:t>en</w:t>
        </w:r>
      </w:ins>
      <w:del w:id="806" w:author="tang zijia" w:date="2023-09-10T18:36:00Z">
        <w:r w:rsidR="003E0F82" w:rsidRPr="00274AE8" w:rsidDel="009C51CA">
          <w:rPr>
            <w:rFonts w:ascii="Times New Roman" w:hAnsi="Times New Roman" w:cs="Times New Roman"/>
            <w:color w:val="000000" w:themeColor="text1"/>
            <w:lang w:eastAsia="zh-CN"/>
          </w:rPr>
          <w:delText>EN</w:delText>
        </w:r>
      </w:del>
      <w:r w:rsidR="003E0F82" w:rsidRPr="00274AE8">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274AE8">
        <w:rPr>
          <w:rFonts w:ascii="Times New Roman" w:hAnsi="Times New Roman" w:cs="Times New Roman"/>
          <w:color w:val="000000" w:themeColor="text1"/>
          <w:lang w:eastAsia="zh-CN"/>
        </w:rPr>
        <w:t xml:space="preserve"> and 0.0033 for </w:t>
      </w:r>
      <w:ins w:id="807" w:author="tang zijia" w:date="2023-09-10T18:36:00Z">
        <w:r w:rsidR="009C51CA">
          <w:rPr>
            <w:rFonts w:ascii="Times New Roman" w:hAnsi="Times New Roman" w:cs="Times New Roman"/>
            <w:color w:val="000000" w:themeColor="text1"/>
            <w:lang w:eastAsia="zh-CN"/>
          </w:rPr>
          <w:t xml:space="preserve">the </w:t>
        </w:r>
      </w:ins>
      <w:r w:rsidR="003E0F82" w:rsidRPr="00274AE8">
        <w:rPr>
          <w:rFonts w:ascii="Times New Roman" w:hAnsi="Times New Roman" w:cs="Times New Roman"/>
          <w:color w:val="000000" w:themeColor="text1"/>
          <w:lang w:eastAsia="zh-CN"/>
        </w:rPr>
        <w:t xml:space="preserve">FTL gene and </w:t>
      </w:r>
      <w:ins w:id="808" w:author="tang zijia" w:date="2023-09-10T18:36:00Z">
        <w:r w:rsidR="009C51CA">
          <w:rPr>
            <w:rFonts w:ascii="Times New Roman" w:hAnsi="Times New Roman" w:cs="Times New Roman"/>
            <w:color w:val="000000" w:themeColor="text1"/>
            <w:lang w:eastAsia="zh-CN"/>
          </w:rPr>
          <w:t xml:space="preserve">the </w:t>
        </w:r>
      </w:ins>
      <w:r w:rsidR="003E0F82" w:rsidRPr="00274AE8">
        <w:rPr>
          <w:rFonts w:ascii="Times New Roman" w:hAnsi="Times New Roman" w:cs="Times New Roman"/>
          <w:color w:val="000000" w:themeColor="text1"/>
          <w:lang w:eastAsia="zh-CN"/>
        </w:rPr>
        <w:t xml:space="preserve">IFIT2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274AE8">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274AE8">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274AE8">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274AE8">
        <w:rPr>
          <w:rFonts w:ascii="Times New Roman" w:hAnsi="Times New Roman" w:cs="Times New Roman"/>
          <w:color w:val="000000" w:themeColor="text1"/>
          <w:lang w:eastAsia="zh-CN"/>
        </w:rPr>
        <w:t xml:space="preserve">. Therefore, scPerb </w:t>
      </w:r>
      <w:r w:rsidR="00FD3045">
        <w:rPr>
          <w:rFonts w:ascii="Times New Roman" w:hAnsi="Times New Roman" w:cs="Times New Roman"/>
          <w:color w:val="000000" w:themeColor="text1"/>
          <w:lang w:eastAsia="zh-CN"/>
        </w:rPr>
        <w:t>demonstrate</w:t>
      </w:r>
      <w:ins w:id="809" w:author="tang zijia" w:date="2023-09-10T18:37:00Z">
        <w:r w:rsidR="009C51CA">
          <w:rPr>
            <w:rFonts w:ascii="Times New Roman" w:hAnsi="Times New Roman" w:cs="Times New Roman"/>
            <w:color w:val="000000" w:themeColor="text1"/>
            <w:lang w:eastAsia="zh-CN"/>
          </w:rPr>
          <w:t>d</w:t>
        </w:r>
      </w:ins>
      <w:del w:id="810" w:author="tang zijia" w:date="2023-09-10T18:37:00Z">
        <w:r w:rsidR="00FD3045" w:rsidDel="009C51CA">
          <w:rPr>
            <w:rFonts w:ascii="Times New Roman" w:hAnsi="Times New Roman" w:cs="Times New Roman"/>
            <w:color w:val="000000" w:themeColor="text1"/>
            <w:lang w:eastAsia="zh-CN"/>
          </w:rPr>
          <w:delText>s</w:delText>
        </w:r>
      </w:del>
      <w:r w:rsidR="00FD3045">
        <w:rPr>
          <w:rFonts w:ascii="Times New Roman" w:hAnsi="Times New Roman" w:cs="Times New Roman"/>
          <w:color w:val="000000" w:themeColor="text1"/>
          <w:lang w:eastAsia="zh-CN"/>
        </w:rPr>
        <w:t xml:space="preserve"> </w:t>
      </w:r>
      <w:r w:rsidR="00E33F06">
        <w:rPr>
          <w:rFonts w:ascii="Times New Roman" w:hAnsi="Times New Roman" w:cs="Times New Roman"/>
          <w:color w:val="000000" w:themeColor="text1"/>
          <w:lang w:eastAsia="zh-CN"/>
        </w:rPr>
        <w:t xml:space="preserve">superior </w:t>
      </w:r>
      <w:r w:rsidR="003F574B">
        <w:rPr>
          <w:rFonts w:ascii="Times New Roman" w:hAnsi="Times New Roman" w:cs="Times New Roman"/>
          <w:color w:val="000000" w:themeColor="text1"/>
          <w:lang w:eastAsia="zh-CN"/>
        </w:rPr>
        <w:t>performance</w:t>
      </w:r>
      <w:r w:rsidR="00E33F06">
        <w:rPr>
          <w:rFonts w:ascii="Times New Roman" w:hAnsi="Times New Roman" w:cs="Times New Roman"/>
          <w:color w:val="000000" w:themeColor="text1"/>
          <w:lang w:eastAsia="zh-CN"/>
        </w:rPr>
        <w:t xml:space="preserve"> </w:t>
      </w:r>
      <w:r w:rsidR="00FE37A7" w:rsidRPr="00274AE8">
        <w:rPr>
          <w:rFonts w:ascii="Times New Roman" w:hAnsi="Times New Roman" w:cs="Times New Roman"/>
          <w:color w:val="000000" w:themeColor="text1"/>
          <w:lang w:eastAsia="zh-CN"/>
        </w:rPr>
        <w:t xml:space="preserve">than </w:t>
      </w:r>
      <w:r w:rsidR="0046612C">
        <w:rPr>
          <w:rFonts w:ascii="Times New Roman" w:hAnsi="Times New Roman" w:cs="Times New Roman"/>
          <w:color w:val="000000" w:themeColor="text1"/>
          <w:lang w:eastAsia="zh-CN"/>
        </w:rPr>
        <w:t>t</w:t>
      </w:r>
      <w:r w:rsidR="00FE37A7" w:rsidRPr="00274AE8">
        <w:rPr>
          <w:rFonts w:ascii="Times New Roman" w:hAnsi="Times New Roman" w:cs="Times New Roman"/>
          <w:color w:val="000000" w:themeColor="text1"/>
          <w:lang w:eastAsia="zh-CN"/>
        </w:rPr>
        <w:t>he other benchmark</w:t>
      </w:r>
      <w:r w:rsidR="0018174D">
        <w:rPr>
          <w:rFonts w:ascii="Times New Roman" w:hAnsi="Times New Roman" w:cs="Times New Roman"/>
          <w:color w:val="000000" w:themeColor="text1"/>
          <w:lang w:eastAsia="zh-CN"/>
        </w:rPr>
        <w:t>ing</w:t>
      </w:r>
      <w:r w:rsidR="00FE37A7" w:rsidRPr="00274AE8">
        <w:rPr>
          <w:rFonts w:ascii="Times New Roman" w:hAnsi="Times New Roman" w:cs="Times New Roman"/>
          <w:color w:val="000000" w:themeColor="text1"/>
          <w:lang w:eastAsia="zh-CN"/>
        </w:rPr>
        <w:t xml:space="preserve"> methods.</w:t>
      </w:r>
      <w:bookmarkStart w:id="811" w:name="scperb-outperforms-other-benchmarkers"/>
      <w:bookmarkEnd w:id="706"/>
    </w:p>
    <w:p w14:paraId="17B6C7A5" w14:textId="015C6DEB" w:rsidR="009D6125" w:rsidRPr="00401D1F" w:rsidRDefault="009D6125" w:rsidP="00401D1F">
      <w:pPr>
        <w:pStyle w:val="2"/>
      </w:pPr>
      <w:bookmarkStart w:id="812" w:name="_Toc145264479"/>
      <w:r w:rsidRPr="00401D1F">
        <w:t>scPerb is an innovative generative model that can accurately predict single-cell perturbation responses.</w:t>
      </w:r>
      <w:bookmarkEnd w:id="812"/>
    </w:p>
    <w:p w14:paraId="08C6DBE1" w14:textId="2705FC0D" w:rsidR="003905EA" w:rsidRDefault="003905EA" w:rsidP="009D6125">
      <w:pPr>
        <w:pStyle w:val="a0"/>
        <w:keepNext/>
      </w:pPr>
      <w:commentRangeStart w:id="813"/>
      <w:r>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commentRangeEnd w:id="813"/>
      <w:r w:rsidR="00382EEF">
        <w:rPr>
          <w:rStyle w:val="af5"/>
        </w:rPr>
        <w:commentReference w:id="813"/>
      </w:r>
    </w:p>
    <w:p w14:paraId="0E558D9A" w14:textId="68F1CB8F" w:rsidR="001F5985" w:rsidRPr="009B494C" w:rsidRDefault="003905EA" w:rsidP="003905EA">
      <w:pPr>
        <w:pStyle w:val="aa"/>
        <w:rPr>
          <w:lang w:eastAsia="zh-CN"/>
        </w:rPr>
      </w:pPr>
      <w:r w:rsidRPr="009D6125">
        <w:rPr>
          <w:b/>
          <w:bCs/>
        </w:rPr>
        <w:t xml:space="preserve">Figure </w:t>
      </w:r>
      <w:r w:rsidRPr="009D6125">
        <w:rPr>
          <w:b/>
          <w:bCs/>
        </w:rPr>
        <w:fldChar w:fldCharType="begin"/>
      </w:r>
      <w:r w:rsidRPr="009D6125">
        <w:rPr>
          <w:b/>
          <w:bCs/>
        </w:rPr>
        <w:instrText xml:space="preserve"> SEQ Figure \* ARABIC </w:instrText>
      </w:r>
      <w:r w:rsidRPr="009D6125">
        <w:rPr>
          <w:b/>
          <w:bCs/>
        </w:rPr>
        <w:fldChar w:fldCharType="separate"/>
      </w:r>
      <w:r w:rsidR="00F64BC8" w:rsidRPr="009D6125">
        <w:rPr>
          <w:b/>
          <w:bCs/>
          <w:noProof/>
        </w:rPr>
        <w:t>3</w:t>
      </w:r>
      <w:r w:rsidRPr="009D6125">
        <w:rPr>
          <w:b/>
          <w:bCs/>
        </w:rPr>
        <w:fldChar w:fldCharType="end"/>
      </w:r>
      <w:r w:rsidRPr="009D6125">
        <w:rPr>
          <w:b/>
          <w:bCs/>
        </w:rPr>
        <w:t xml:space="preserve"> | </w:t>
      </w:r>
      <w:r w:rsidR="000F1E01">
        <w:rPr>
          <w:b/>
          <w:bCs/>
        </w:rPr>
        <w:t>R</w:t>
      </w:r>
      <w:r w:rsidRPr="009D6125">
        <w:rPr>
          <w:b/>
          <w:bCs/>
        </w:rPr>
        <w:t>esult of scPerb in PBMC-Zheng dataset.</w:t>
      </w:r>
      <w:r w:rsidR="009D6125">
        <w:rPr>
          <w:b/>
          <w:bCs/>
        </w:rPr>
        <w:t xml:space="preserve"> a, </w:t>
      </w:r>
      <w:r w:rsidR="009D6125" w:rsidRPr="001E5C29">
        <w:t>The grouped boxplot showed the result of scPerb in</w:t>
      </w:r>
      <w:del w:id="814" w:author="tang zijia" w:date="2023-09-10T18:37:00Z">
        <w:r w:rsidR="009D6125" w:rsidRPr="001E5C29" w:rsidDel="007E730B">
          <w:delText xml:space="preserve"> </w:delText>
        </w:r>
      </w:del>
      <m:oMath>
        <m:r>
          <w:del w:id="815" w:author="tang zijia" w:date="2023-09-10T18:37:00Z">
            <w:rPr>
              <w:rFonts w:ascii="Cambria Math" w:hAnsi="Cambria Math"/>
              <w:highlight w:val="yellow"/>
            </w:rPr>
            <m:t>R squa</m:t>
          </w:del>
        </m:r>
      </m:oMath>
      <w:ins w:id="816" w:author="tang zijia" w:date="2023-09-10T18:37:00Z">
        <w:r w:rsidR="007E730B">
          <w:rPr>
            <w:lang w:eastAsia="zh-CN"/>
          </w:rPr>
          <w:t xml:space="preserve"> </w:t>
        </w:r>
      </w:ins>
      <m:oMath>
        <m:sSup>
          <m:sSupPr>
            <m:ctrlPr>
              <w:ins w:id="817" w:author="tang zijia" w:date="2023-09-10T18:37:00Z">
                <w:rPr>
                  <w:rFonts w:ascii="Cambria Math" w:hAnsi="Cambria Math"/>
                  <w:i/>
                  <w:lang w:eastAsia="zh-CN"/>
                </w:rPr>
              </w:ins>
            </m:ctrlPr>
          </m:sSupPr>
          <m:e>
            <m:r>
              <w:ins w:id="818" w:author="tang zijia" w:date="2023-09-10T18:37:00Z">
                <w:rPr>
                  <w:rFonts w:ascii="Cambria Math" w:hAnsi="Cambria Math"/>
                  <w:lang w:eastAsia="zh-CN"/>
                </w:rPr>
                <m:t>R</m:t>
              </w:ins>
            </m:r>
          </m:e>
          <m:sup>
            <m:r>
              <w:ins w:id="819" w:author="tang zijia" w:date="2023-09-10T18:37:00Z">
                <w:rPr>
                  <w:rFonts w:ascii="Cambria Math" w:hAnsi="Cambria Math"/>
                  <w:lang w:eastAsia="zh-CN"/>
                </w:rPr>
                <m:t>2</m:t>
              </w:ins>
            </m:r>
          </m:sup>
        </m:sSup>
        <m:r>
          <w:ins w:id="820" w:author="tang zijia" w:date="2023-09-10T18:37:00Z">
            <w:rPr>
              <w:rFonts w:ascii="Cambria Math" w:hAnsi="Cambria Math"/>
              <w:lang w:eastAsia="zh-CN"/>
            </w:rPr>
            <m:t xml:space="preserve"> </m:t>
          </w:ins>
        </m:r>
      </m:oMath>
      <w:del w:id="821" w:author="tang zijia" w:date="2023-09-10T18:37:00Z">
        <w:r w:rsidR="009D6125" w:rsidRPr="001E5C29" w:rsidDel="007E730B">
          <w:delText xml:space="preserve"> </w:delText>
        </w:r>
      </w:del>
      <w:r w:rsidR="009D6125" w:rsidRPr="001E5C29">
        <w:t>values in all genes and the top 100 DEGs in every cell type in the PBMC-Zheng dataset.</w:t>
      </w:r>
      <w:r w:rsidR="009D6125">
        <w:rPr>
          <w:b/>
          <w:bCs/>
        </w:rPr>
        <w:t xml:space="preserve"> b</w:t>
      </w:r>
      <w:r w:rsidR="009D6125" w:rsidRPr="001E5C29">
        <w:rPr>
          <w:b/>
          <w:bCs/>
        </w:rPr>
        <w:t>,</w:t>
      </w:r>
      <w:r w:rsidR="009D6125" w:rsidRPr="001E5C29">
        <w:t xml:space="preserve"> Dot plot illustrating the mean gene expression in each cell type of control, perbutated, and predicted condition. The gene include</w:t>
      </w:r>
      <w:ins w:id="822" w:author="tang zijia" w:date="2023-09-10T18:38:00Z">
        <w:r w:rsidR="007E730B">
          <w:t>d</w:t>
        </w:r>
      </w:ins>
      <w:r w:rsidR="009D6125" w:rsidRPr="001E5C29">
        <w:t xml:space="preserve"> the</w:t>
      </w:r>
      <w:ins w:id="823" w:author="tang zijia" w:date="2023-09-10T18:38:00Z">
        <w:r w:rsidR="007E730B">
          <w:t xml:space="preserve"> top DEGs </w:t>
        </w:r>
      </w:ins>
      <w:del w:id="824" w:author="tang zijia" w:date="2023-09-10T18:38:00Z">
        <w:r w:rsidR="009D6125" w:rsidRPr="001E5C29" w:rsidDel="007E730B">
          <w:delText xml:space="preserve"> most differently expressed genes </w:delText>
        </w:r>
      </w:del>
      <w:r w:rsidR="009D6125" w:rsidRPr="001E5C29">
        <w:t>and the le</w:t>
      </w:r>
      <w:ins w:id="825" w:author="tang zijia" w:date="2023-09-10T18:38:00Z">
        <w:r w:rsidR="007E730B">
          <w:t>a</w:t>
        </w:r>
      </w:ins>
      <w:r w:rsidR="009D6125" w:rsidRPr="001E5C29">
        <w:t xml:space="preserve">st </w:t>
      </w:r>
      <w:del w:id="826" w:author="tang zijia" w:date="2023-09-10T18:38:00Z">
        <w:r w:rsidR="009D6125" w:rsidRPr="001E5C29" w:rsidDel="007E730B">
          <w:delText>differently expressed genes</w:delText>
        </w:r>
      </w:del>
      <w:ins w:id="827" w:author="tang zijia" w:date="2023-09-10T18:38:00Z">
        <w:r w:rsidR="007E730B">
          <w:t>DEGs</w:t>
        </w:r>
      </w:ins>
      <w:r w:rsidR="009D6125" w:rsidRPr="001E5C29">
        <w:t>.</w:t>
      </w:r>
      <w:r w:rsidR="001E5C29" w:rsidRPr="001E5C29">
        <w:t xml:space="preserve"> </w:t>
      </w:r>
      <w:r w:rsidR="001E5C29" w:rsidRPr="001E5C29">
        <w:rPr>
          <w:rFonts w:eastAsia="宋体"/>
          <w:b/>
          <w:bCs/>
        </w:rPr>
        <w:t>c</w:t>
      </w:r>
      <w:ins w:id="828" w:author="tang zijia" w:date="2023-09-10T18:38:00Z">
        <w:r w:rsidR="007E730B">
          <w:rPr>
            <w:rFonts w:eastAsia="宋体"/>
            <w:b/>
            <w:bCs/>
          </w:rPr>
          <w:t>-</w:t>
        </w:r>
      </w:ins>
      <w:del w:id="829" w:author="tang zijia" w:date="2023-09-10T18:38:00Z">
        <w:r w:rsidR="001E5C29" w:rsidRPr="001E5C29" w:rsidDel="007E730B">
          <w:rPr>
            <w:rFonts w:eastAsia="宋体"/>
            <w:b/>
            <w:bCs/>
          </w:rPr>
          <w:delText>,</w:delText>
        </w:r>
      </w:del>
      <w:r w:rsidR="001E5C29" w:rsidRPr="001E5C29">
        <w:rPr>
          <w:rFonts w:eastAsia="宋体"/>
          <w:b/>
          <w:bCs/>
        </w:rPr>
        <w:t>d,</w:t>
      </w:r>
      <w:r w:rsidR="001E5C29" w:rsidRPr="001E5C29">
        <w:rPr>
          <w:rFonts w:eastAsia="宋体"/>
        </w:rPr>
        <w:t xml:space="preserve"> </w:t>
      </w:r>
      <w:r w:rsidR="009B494C" w:rsidRPr="009B494C">
        <w:rPr>
          <w:rFonts w:eastAsia="宋体"/>
        </w:rPr>
        <w:t>UMAP</w:t>
      </w:r>
      <w:r w:rsidR="009B494C">
        <w:rPr>
          <w:rFonts w:eastAsia="宋体"/>
        </w:rPr>
        <w:t xml:space="preserve"> </w:t>
      </w:r>
      <w:r w:rsidR="009B494C">
        <w:rPr>
          <w:rFonts w:eastAsia="宋体"/>
        </w:rPr>
        <w:fldChar w:fldCharType="begin"/>
      </w:r>
      <w:r w:rsidR="00E274ED">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Pr>
          <w:rFonts w:eastAsia="宋体"/>
        </w:rPr>
        <w:fldChar w:fldCharType="separate"/>
      </w:r>
      <w:r w:rsidR="00402CE6">
        <w:rPr>
          <w:rFonts w:eastAsia="宋体"/>
          <w:noProof/>
        </w:rPr>
        <w:t>[35]</w:t>
      </w:r>
      <w:r w:rsidR="009B494C">
        <w:rPr>
          <w:rFonts w:eastAsia="宋体"/>
        </w:rPr>
        <w:fldChar w:fldCharType="end"/>
      </w:r>
      <w:r w:rsidR="009B494C">
        <w:rPr>
          <w:rFonts w:eastAsia="宋体"/>
        </w:rPr>
        <w:t xml:space="preserve"> </w:t>
      </w:r>
      <w:r w:rsidR="009B494C" w:rsidRPr="009B494C">
        <w:rPr>
          <w:rFonts w:eastAsia="宋体"/>
        </w:rPr>
        <w:t>visualizations depict</w:t>
      </w:r>
      <w:ins w:id="830" w:author="tang zijia" w:date="2023-09-10T18:39:00Z">
        <w:r w:rsidR="007E730B">
          <w:rPr>
            <w:rFonts w:eastAsia="宋体" w:hint="eastAsia"/>
            <w:lang w:eastAsia="zh-CN"/>
          </w:rPr>
          <w:t>ed</w:t>
        </w:r>
      </w:ins>
      <w:r w:rsidR="009B494C" w:rsidRPr="009B494C">
        <w:rPr>
          <w:rFonts w:eastAsia="宋体"/>
        </w:rPr>
        <w:t xml:space="preserve"> the</w:t>
      </w:r>
      <w:r w:rsidR="009B494C">
        <w:rPr>
          <w:rFonts w:eastAsia="宋体"/>
        </w:rPr>
        <w:t xml:space="preserve"> condition distribution of the overall</w:t>
      </w:r>
      <w:r w:rsidR="009B494C" w:rsidRPr="009B494C">
        <w:rPr>
          <w:rFonts w:eastAsia="宋体"/>
        </w:rPr>
        <w:t xml:space="preserve"> CD4-T cell type in the PBMC-Zheng dataset and the expression pattern of IFI6, one of the </w:t>
      </w:r>
      <w:del w:id="831" w:author="tang zijia" w:date="2023-09-10T18:39:00Z">
        <w:r w:rsidR="009B494C" w:rsidRPr="009B494C" w:rsidDel="007E730B">
          <w:rPr>
            <w:rFonts w:eastAsia="宋体"/>
          </w:rPr>
          <w:delText>most differentially expressed gene</w:delText>
        </w:r>
      </w:del>
      <w:ins w:id="832" w:author="tang zijia" w:date="2023-09-10T18:39:00Z">
        <w:r w:rsidR="007E730B">
          <w:rPr>
            <w:rFonts w:eastAsia="宋体"/>
          </w:rPr>
          <w:t>top DEG</w:t>
        </w:r>
      </w:ins>
      <w:r w:rsidR="009B494C" w:rsidRPr="009B494C">
        <w:rPr>
          <w:rFonts w:eastAsia="宋体"/>
        </w:rPr>
        <w:t>s</w:t>
      </w:r>
      <w:r w:rsidR="009B494C">
        <w:rPr>
          <w:rFonts w:eastAsia="宋体"/>
        </w:rPr>
        <w:t xml:space="preserve"> </w:t>
      </w:r>
      <w:r w:rsidR="009B494C" w:rsidRPr="009B494C">
        <w:rPr>
          <w:rFonts w:eastAsia="宋体"/>
        </w:rPr>
        <w:t>within the CD4-T cells.</w:t>
      </w:r>
    </w:p>
    <w:p w14:paraId="449DFE54" w14:textId="0187CC2D" w:rsidR="001E434E" w:rsidRPr="00E1290A" w:rsidRDefault="000F15F0" w:rsidP="00E1290A">
      <w:pPr>
        <w:pStyle w:val="a0"/>
        <w:jc w:val="both"/>
        <w:rPr>
          <w:rFonts w:ascii="Times New Roman" w:hAnsi="Times New Roman" w:cs="Times New Roman"/>
          <w:lang w:eastAsia="zh-CN"/>
        </w:rPr>
      </w:pPr>
      <w:r w:rsidRPr="002F5351">
        <w:rPr>
          <w:rFonts w:ascii="Times New Roman" w:hAnsi="Times New Roman" w:cs="Times New Roman"/>
          <w:lang w:eastAsia="zh-CN"/>
        </w:rPr>
        <w:t xml:space="preserve">In this section, we aimed to show </w:t>
      </w:r>
      <w:ins w:id="833" w:author="tang zijia" w:date="2023-09-10T17:21:00Z">
        <w:r w:rsidR="00D37296">
          <w:rPr>
            <w:rFonts w:ascii="Times New Roman" w:hAnsi="Times New Roman" w:cs="Times New Roman"/>
            <w:lang w:eastAsia="zh-CN"/>
          </w:rPr>
          <w:t xml:space="preserve">that </w:t>
        </w:r>
      </w:ins>
      <w:r w:rsidRPr="002F5351">
        <w:rPr>
          <w:rFonts w:ascii="Times New Roman" w:hAnsi="Times New Roman" w:cs="Times New Roman"/>
          <w:lang w:eastAsia="zh-CN"/>
        </w:rPr>
        <w:t>scPerb c</w:t>
      </w:r>
      <w:ins w:id="834" w:author="tang zijia" w:date="2023-09-10T18:39:00Z">
        <w:r w:rsidR="007E730B">
          <w:rPr>
            <w:rFonts w:ascii="Times New Roman" w:hAnsi="Times New Roman" w:cs="Times New Roman"/>
            <w:lang w:eastAsia="zh-CN"/>
          </w:rPr>
          <w:t>ould</w:t>
        </w:r>
      </w:ins>
      <w:del w:id="835" w:author="tang zijia" w:date="2023-09-10T18:39:00Z">
        <w:r w:rsidRPr="002F5351" w:rsidDel="007E730B">
          <w:rPr>
            <w:rFonts w:ascii="Times New Roman" w:hAnsi="Times New Roman" w:cs="Times New Roman"/>
            <w:lang w:eastAsia="zh-CN"/>
          </w:rPr>
          <w:delText>an</w:delText>
        </w:r>
      </w:del>
      <w:r w:rsidRPr="002F5351">
        <w:rPr>
          <w:rFonts w:ascii="Times New Roman" w:hAnsi="Times New Roman" w:cs="Times New Roman"/>
          <w:lang w:eastAsia="zh-CN"/>
        </w:rPr>
        <w:t xml:space="preserve"> accurately predict the single-cell perturbation responses for other cell types. </w:t>
      </w:r>
      <w:r w:rsidRPr="00D37296">
        <w:rPr>
          <w:rFonts w:ascii="Times New Roman" w:hAnsi="Times New Roman" w:cs="Times New Roman"/>
          <w:b/>
          <w:bCs/>
          <w:lang w:eastAsia="zh-CN"/>
          <w:rPrChange w:id="836" w:author="tang zijia" w:date="2023-09-10T17:20:00Z">
            <w:rPr>
              <w:rFonts w:ascii="Times New Roman" w:hAnsi="Times New Roman" w:cs="Times New Roman"/>
              <w:lang w:eastAsia="zh-CN"/>
            </w:rPr>
          </w:rPrChange>
        </w:rPr>
        <w:t>Fig. 3a</w:t>
      </w:r>
      <w:r w:rsidRPr="002F5351">
        <w:rPr>
          <w:rFonts w:ascii="Times New Roman" w:hAnsi="Times New Roman" w:cs="Times New Roman"/>
          <w:lang w:eastAsia="zh-CN"/>
        </w:rPr>
        <w:t xml:space="preserve"> summarized the performance of scPerb </w:t>
      </w:r>
      <w:r w:rsidRPr="002F5351">
        <w:rPr>
          <w:rFonts w:ascii="Times New Roman" w:hAnsi="Times New Roman" w:cs="Times New Roman"/>
          <w:lang w:eastAsia="zh-CN"/>
        </w:rPr>
        <w:lastRenderedPageBreak/>
        <w:t xml:space="preserve">over </w:t>
      </w:r>
      <w:r w:rsidR="00E74721" w:rsidRPr="002F5351">
        <w:rPr>
          <w:rFonts w:ascii="Times New Roman" w:hAnsi="Times New Roman" w:cs="Times New Roman"/>
          <w:lang w:eastAsia="zh-CN"/>
        </w:rPr>
        <w:t>different</w:t>
      </w:r>
      <w:r w:rsidRPr="002F5351">
        <w:rPr>
          <w:rFonts w:ascii="Times New Roman" w:hAnsi="Times New Roman" w:cs="Times New Roman"/>
          <w:lang w:eastAsia="zh-CN"/>
        </w:rPr>
        <w:t xml:space="preserve"> cell types. </w:t>
      </w:r>
      <w:r w:rsidR="00001A39" w:rsidRPr="002F5351">
        <w:rPr>
          <w:rFonts w:ascii="Times New Roman" w:hAnsi="Times New Roman" w:cs="Times New Roman"/>
          <w:lang w:eastAsia="zh-CN"/>
        </w:rPr>
        <w:t>In CD4</w:t>
      </w:r>
      <w:r w:rsidR="00E74721" w:rsidRPr="002F5351">
        <w:rPr>
          <w:rFonts w:ascii="Times New Roman" w:hAnsi="Times New Roman" w:cs="Times New Roman"/>
          <w:lang w:eastAsia="zh-CN"/>
        </w:rPr>
        <w:t>-</w:t>
      </w:r>
      <w:r w:rsidR="00001A39" w:rsidRPr="002F5351">
        <w:rPr>
          <w:rFonts w:ascii="Times New Roman" w:hAnsi="Times New Roman" w:cs="Times New Roman"/>
          <w:lang w:eastAsia="zh-CN"/>
        </w:rPr>
        <w:t xml:space="preserve">T, CD14+Mono, </w:t>
      </w:r>
      <w:ins w:id="837" w:author="tang zijia" w:date="2023-09-10T17:21:00Z">
        <w:r w:rsidR="00D37296">
          <w:rPr>
            <w:rFonts w:ascii="Times New Roman" w:hAnsi="Times New Roman" w:cs="Times New Roman"/>
            <w:lang w:eastAsia="zh-CN"/>
          </w:rPr>
          <w:t xml:space="preserve">and </w:t>
        </w:r>
      </w:ins>
      <w:r w:rsidR="00001A39" w:rsidRPr="002F5351">
        <w:rPr>
          <w:rFonts w:ascii="Times New Roman" w:hAnsi="Times New Roman" w:cs="Times New Roman"/>
          <w:lang w:eastAsia="zh-CN"/>
        </w:rPr>
        <w:t>FCGR3A+Mono</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scPerb c</w:t>
      </w:r>
      <w:ins w:id="838" w:author="tang zijia" w:date="2023-09-10T18:39:00Z">
        <w:r w:rsidR="007E730B">
          <w:rPr>
            <w:rFonts w:ascii="Times New Roman" w:hAnsi="Times New Roman" w:cs="Times New Roman"/>
            <w:lang w:eastAsia="zh-CN"/>
          </w:rPr>
          <w:t>ould</w:t>
        </w:r>
      </w:ins>
      <w:del w:id="839" w:author="tang zijia" w:date="2023-09-10T18:39:00Z">
        <w:r w:rsidR="00001A39" w:rsidRPr="002F5351" w:rsidDel="007E730B">
          <w:rPr>
            <w:rFonts w:ascii="Times New Roman" w:hAnsi="Times New Roman" w:cs="Times New Roman"/>
            <w:lang w:eastAsia="zh-CN"/>
          </w:rPr>
          <w:delText>an</w:delText>
        </w:r>
      </w:del>
      <w:r w:rsidR="00001A39" w:rsidRPr="002F5351">
        <w:rPr>
          <w:rFonts w:ascii="Times New Roman" w:hAnsi="Times New Roman" w:cs="Times New Roman"/>
          <w:lang w:eastAsia="zh-CN"/>
        </w:rPr>
        <w:t xml:space="preserve"> achieve </w:t>
      </w:r>
      <w:ins w:id="840" w:author="tang zijia" w:date="2023-09-10T18:39:00Z">
        <w:r w:rsidR="007E730B">
          <w:rPr>
            <w:rFonts w:ascii="Times New Roman" w:hAnsi="Times New Roman" w:cs="Times New Roman"/>
            <w:lang w:eastAsia="zh-CN"/>
          </w:rPr>
          <w:t xml:space="preserve">an </w:t>
        </w:r>
      </w:ins>
      <w:r w:rsidR="00001A39" w:rsidRPr="002F5351">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ins w:id="841" w:author="tang zijia" w:date="2023-09-10T17:21:00Z">
        <w:r w:rsidR="00D37296">
          <w:rPr>
            <w:rFonts w:ascii="Times New Roman" w:hAnsi="Times New Roman" w:cs="Times New Roman"/>
            <w:lang w:eastAsia="zh-CN"/>
          </w:rPr>
          <w:t xml:space="preserve"> </w:t>
        </w:r>
      </w:ins>
      <w:r w:rsidR="00001A39" w:rsidRPr="002F5351">
        <w:rPr>
          <w:rFonts w:ascii="Times New Roman" w:hAnsi="Times New Roman" w:cs="Times New Roman"/>
          <w:lang w:eastAsia="zh-CN"/>
        </w:rPr>
        <w:t>score</w:t>
      </w:r>
      <w:ins w:id="842" w:author="tang zijia" w:date="2023-09-10T17:21:00Z">
        <w:r w:rsidR="00D37296">
          <w:rPr>
            <w:rFonts w:ascii="Times New Roman" w:hAnsi="Times New Roman" w:cs="Times New Roman"/>
            <w:lang w:eastAsia="zh-CN"/>
          </w:rPr>
          <w:t xml:space="preserve"> </w:t>
        </w:r>
      </w:ins>
      <w:r w:rsidR="00001A39" w:rsidRPr="002F5351">
        <w:rPr>
          <w:rFonts w:ascii="Times New Roman" w:hAnsi="Times New Roman" w:cs="Times New Roman"/>
          <w:lang w:eastAsia="zh-CN"/>
        </w:rPr>
        <w:t>=</w:t>
      </w:r>
      <w:ins w:id="843" w:author="tang zijia" w:date="2023-09-10T17:21:00Z">
        <w:r w:rsidR="00D37296">
          <w:rPr>
            <w:rFonts w:ascii="Times New Roman" w:hAnsi="Times New Roman" w:cs="Times New Roman"/>
            <w:lang w:eastAsia="zh-CN"/>
          </w:rPr>
          <w:t xml:space="preserve"> </w:t>
        </w:r>
      </w:ins>
      <w:r w:rsidR="00001A39" w:rsidRPr="002F5351">
        <w:rPr>
          <w:rFonts w:ascii="Times New Roman" w:hAnsi="Times New Roman" w:cs="Times New Roman"/>
          <w:lang w:eastAsia="zh-CN"/>
        </w:rPr>
        <w:t>0.99 in both the top 100 DEGs and all gene expressions. In Dendritic</w:t>
      </w:r>
      <w:r w:rsidR="00E74721" w:rsidRPr="002F5351">
        <w:rPr>
          <w:rFonts w:ascii="Times New Roman" w:hAnsi="Times New Roman" w:cs="Times New Roman"/>
          <w:lang w:eastAsia="zh-CN"/>
        </w:rPr>
        <w:t xml:space="preserve"> cells</w:t>
      </w:r>
      <w:r w:rsidR="00001A39" w:rsidRPr="002F5351">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2F5351">
        <w:rPr>
          <w:rFonts w:ascii="Times New Roman" w:hAnsi="Times New Roman" w:cs="Times New Roman"/>
          <w:lang w:eastAsia="zh-CN"/>
        </w:rPr>
        <w:t xml:space="preserve">score was 0.98 and 0.98 </w:t>
      </w:r>
      <w:del w:id="844" w:author="tang zijia" w:date="2023-09-10T17:21:00Z">
        <w:r w:rsidR="00001A39" w:rsidRPr="002F5351" w:rsidDel="00D37296">
          <w:rPr>
            <w:rFonts w:ascii="Times New Roman" w:hAnsi="Times New Roman" w:cs="Times New Roman"/>
            <w:lang w:eastAsia="zh-CN"/>
          </w:rPr>
          <w:delText>accordingly</w:delText>
        </w:r>
      </w:del>
      <w:ins w:id="845" w:author="tang zijia" w:date="2023-09-10T17:21:00Z">
        <w:r w:rsidR="00D37296">
          <w:rPr>
            <w:rFonts w:ascii="Times New Roman" w:hAnsi="Times New Roman" w:cs="Times New Roman"/>
            <w:lang w:eastAsia="zh-CN"/>
          </w:rPr>
          <w:t>respectively</w:t>
        </w:r>
      </w:ins>
      <w:r w:rsidR="00001A39" w:rsidRPr="002F5351">
        <w:rPr>
          <w:rFonts w:ascii="Times New Roman" w:hAnsi="Times New Roman" w:cs="Times New Roman"/>
          <w:lang w:eastAsia="zh-CN"/>
        </w:rPr>
        <w:t xml:space="preserve">. </w:t>
      </w:r>
      <w:r w:rsidR="006047E7" w:rsidRPr="002F5351">
        <w:rPr>
          <w:rFonts w:ascii="Times New Roman" w:hAnsi="Times New Roman" w:cs="Times New Roman"/>
          <w:lang w:eastAsia="zh-CN"/>
        </w:rPr>
        <w:t xml:space="preserve">In B cells and NK cells,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slightly better than the performance </w:t>
      </w:r>
      <w:r w:rsidR="00E74721" w:rsidRPr="002F5351">
        <w:rPr>
          <w:rFonts w:ascii="Times New Roman" w:hAnsi="Times New Roman" w:cs="Times New Roman"/>
          <w:lang w:eastAsia="zh-CN"/>
        </w:rPr>
        <w:t>of</w:t>
      </w:r>
      <w:r w:rsidR="006047E7" w:rsidRPr="002F5351">
        <w:rPr>
          <w:rFonts w:ascii="Times New Roman" w:hAnsi="Times New Roman" w:cs="Times New Roman"/>
          <w:lang w:eastAsia="zh-CN"/>
        </w:rPr>
        <w:t xml:space="preserve"> all genes, which was 0.99 vs. 0.98 and 0.98 vs. 0.97 respectively. We also observed </w:t>
      </w:r>
      <w:r w:rsidR="00E74721" w:rsidRPr="002F5351">
        <w:rPr>
          <w:rFonts w:ascii="Times New Roman" w:hAnsi="Times New Roman" w:cs="Times New Roman"/>
          <w:lang w:eastAsia="zh-CN"/>
        </w:rPr>
        <w:t xml:space="preserve">that </w:t>
      </w:r>
      <w:r w:rsidR="006047E7" w:rsidRPr="002F5351">
        <w:rPr>
          <w:rFonts w:ascii="Times New Roman" w:hAnsi="Times New Roman" w:cs="Times New Roman"/>
          <w:lang w:eastAsia="zh-CN"/>
        </w:rPr>
        <w:t>in CD8</w:t>
      </w:r>
      <w:r w:rsidR="00E74721" w:rsidRPr="002F5351">
        <w:rPr>
          <w:rFonts w:ascii="Times New Roman" w:hAnsi="Times New Roman" w:cs="Times New Roman"/>
          <w:lang w:eastAsia="zh-CN"/>
        </w:rPr>
        <w:t>-</w:t>
      </w:r>
      <w:r w:rsidR="006047E7"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6047E7" w:rsidRPr="002F5351">
        <w:rPr>
          <w:rFonts w:ascii="Times New Roman" w:hAnsi="Times New Roman" w:cs="Times New Roman"/>
          <w:lang w:eastAsia="zh-CN"/>
        </w:rPr>
        <w:t xml:space="preserve">, the performance of </w:t>
      </w:r>
      <w:r w:rsidR="00E74721" w:rsidRPr="002F5351">
        <w:rPr>
          <w:rFonts w:ascii="Times New Roman" w:hAnsi="Times New Roman" w:cs="Times New Roman"/>
          <w:lang w:eastAsia="zh-CN"/>
        </w:rPr>
        <w:t xml:space="preserve">the </w:t>
      </w:r>
      <w:r w:rsidR="006047E7" w:rsidRPr="002F5351">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2F5351">
        <w:rPr>
          <w:rFonts w:ascii="Times New Roman" w:hAnsi="Times New Roman" w:cs="Times New Roman"/>
          <w:lang w:eastAsia="zh-CN"/>
        </w:rPr>
        <w:t xml:space="preserve"> </w:t>
      </w:r>
      <w:r w:rsidR="006047E7" w:rsidRPr="002F5351">
        <w:rPr>
          <w:rFonts w:ascii="Times New Roman" w:hAnsi="Times New Roman" w:cs="Times New Roman"/>
          <w:lang w:eastAsia="zh-CN"/>
        </w:rPr>
        <w:t>score=0.96)</w:t>
      </w:r>
      <w:r w:rsidR="00DA2883" w:rsidRPr="002F5351">
        <w:rPr>
          <w:rFonts w:ascii="Times New Roman" w:hAnsi="Times New Roman" w:cs="Times New Roman"/>
          <w:lang w:eastAsia="zh-CN"/>
        </w:rPr>
        <w:t xml:space="preserve">. In </w:t>
      </w:r>
      <w:r w:rsidR="00DA2883" w:rsidRPr="00D37296">
        <w:rPr>
          <w:rFonts w:ascii="Times New Roman" w:hAnsi="Times New Roman" w:cs="Times New Roman"/>
          <w:b/>
          <w:bCs/>
          <w:lang w:eastAsia="zh-CN"/>
          <w:rPrChange w:id="846" w:author="tang zijia" w:date="2023-09-10T17:20:00Z">
            <w:rPr>
              <w:rFonts w:ascii="Times New Roman" w:hAnsi="Times New Roman" w:cs="Times New Roman"/>
              <w:lang w:eastAsia="zh-CN"/>
            </w:rPr>
          </w:rPrChange>
        </w:rPr>
        <w:t>Fig. 3b</w:t>
      </w:r>
      <w:r w:rsidR="00DA2883" w:rsidRPr="002F5351">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del w:id="847" w:author="tang zijia" w:date="2023-09-10T17:24:00Z">
        <w:r w:rsidR="00DA2883" w:rsidRPr="002F5351" w:rsidDel="004012DA">
          <w:rPr>
            <w:rFonts w:ascii="Times New Roman" w:hAnsi="Times New Roman" w:cs="Times New Roman"/>
            <w:lang w:eastAsia="zh-CN"/>
          </w:rPr>
          <w:delText xml:space="preserve">stimulation </w:delText>
        </w:r>
      </w:del>
      <w:ins w:id="848" w:author="tang zijia" w:date="2023-09-10T17:24:00Z">
        <w:r w:rsidR="004012DA">
          <w:rPr>
            <w:rFonts w:ascii="Times New Roman" w:hAnsi="Times New Roman" w:cs="Times New Roman"/>
            <w:lang w:eastAsia="zh-CN"/>
          </w:rPr>
          <w:t>perturbed</w:t>
        </w:r>
        <w:r w:rsidR="004012DA" w:rsidRPr="002F5351">
          <w:rPr>
            <w:rFonts w:ascii="Times New Roman" w:hAnsi="Times New Roman" w:cs="Times New Roman"/>
            <w:lang w:eastAsia="zh-CN"/>
          </w:rPr>
          <w:t xml:space="preserve"> </w:t>
        </w:r>
      </w:ins>
      <w:r w:rsidR="00DA2883" w:rsidRPr="002F5351">
        <w:rPr>
          <w:rFonts w:ascii="Times New Roman" w:hAnsi="Times New Roman" w:cs="Times New Roman"/>
          <w:lang w:eastAsia="zh-CN"/>
        </w:rPr>
        <w:t xml:space="preserve">gene expression. On the other half of the selected genes, we presented similar gene patterns in both the control dataset and </w:t>
      </w:r>
      <w:ins w:id="849" w:author="tang zijia" w:date="2023-09-10T17:20:00Z">
        <w:r w:rsidR="00D37296">
          <w:rPr>
            <w:rFonts w:ascii="Times New Roman" w:hAnsi="Times New Roman" w:cs="Times New Roman"/>
            <w:lang w:eastAsia="zh-CN"/>
          </w:rPr>
          <w:t xml:space="preserve">the </w:t>
        </w:r>
      </w:ins>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dataset. In the green dashed rectangle box, we highlighted the mean of the expression in the control, predicted</w:t>
      </w:r>
      <w:r w:rsidR="00BE7EF6" w:rsidRPr="002F5351">
        <w:rPr>
          <w:rFonts w:ascii="Times New Roman" w:hAnsi="Times New Roman" w:cs="Times New Roman"/>
          <w:lang w:eastAsia="zh-CN"/>
        </w:rPr>
        <w:t>,</w:t>
      </w:r>
      <w:r w:rsidR="00DA2883" w:rsidRPr="002F5351">
        <w:rPr>
          <w:rFonts w:ascii="Times New Roman" w:hAnsi="Times New Roman" w:cs="Times New Roman"/>
          <w:lang w:eastAsia="zh-CN"/>
        </w:rPr>
        <w:t xml:space="preserve"> and real </w:t>
      </w:r>
      <w:ins w:id="850" w:author="tang zijia" w:date="2023-09-10T17:24:00Z">
        <w:r w:rsidR="004012DA">
          <w:rPr>
            <w:rFonts w:ascii="Times New Roman" w:hAnsi="Times New Roman" w:cs="Times New Roman"/>
            <w:lang w:eastAsia="zh-CN"/>
          </w:rPr>
          <w:t>perturbed</w:t>
        </w:r>
      </w:ins>
      <w:ins w:id="851" w:author="tang zijia" w:date="2023-09-10T18:39:00Z">
        <w:r w:rsidR="007E730B">
          <w:rPr>
            <w:rFonts w:ascii="Times New Roman" w:hAnsi="Times New Roman" w:cs="Times New Roman"/>
            <w:lang w:eastAsia="zh-CN"/>
          </w:rPr>
          <w:t xml:space="preserve"> </w:t>
        </w:r>
      </w:ins>
      <w:del w:id="852" w:author="tang zijia" w:date="2023-09-10T17:24:00Z">
        <w:r w:rsidR="00BE7EF6" w:rsidRPr="002F5351" w:rsidDel="004012DA">
          <w:rPr>
            <w:rFonts w:ascii="Times New Roman" w:hAnsi="Times New Roman" w:cs="Times New Roman"/>
            <w:lang w:eastAsia="zh-CN"/>
          </w:rPr>
          <w:delText>stimulus</w:delText>
        </w:r>
      </w:del>
      <w:del w:id="853" w:author="tang zijia" w:date="2023-09-10T18:39:00Z">
        <w:r w:rsidR="00DA2883" w:rsidRPr="002F5351" w:rsidDel="007E730B">
          <w:rPr>
            <w:rFonts w:ascii="Times New Roman" w:hAnsi="Times New Roman" w:cs="Times New Roman"/>
            <w:lang w:eastAsia="zh-CN"/>
          </w:rPr>
          <w:delText xml:space="preserve"> </w:delText>
        </w:r>
      </w:del>
      <w:r w:rsidR="00BE7EF6" w:rsidRPr="002F5351">
        <w:rPr>
          <w:rFonts w:ascii="Times New Roman" w:hAnsi="Times New Roman" w:cs="Times New Roman"/>
          <w:lang w:eastAsia="zh-CN"/>
        </w:rPr>
        <w:t>datasets</w:t>
      </w:r>
      <w:r w:rsidR="00DA2883" w:rsidRPr="002F5351">
        <w:rPr>
          <w:rFonts w:ascii="Times New Roman" w:hAnsi="Times New Roman" w:cs="Times New Roman"/>
          <w:lang w:eastAsia="zh-CN"/>
        </w:rPr>
        <w:t xml:space="preserve">. </w:t>
      </w:r>
      <w:r w:rsidR="00DA2883" w:rsidRPr="00D37296">
        <w:rPr>
          <w:rFonts w:ascii="Times New Roman" w:hAnsi="Times New Roman" w:cs="Times New Roman"/>
          <w:b/>
          <w:bCs/>
          <w:lang w:eastAsia="zh-CN"/>
          <w:rPrChange w:id="854" w:author="tang zijia" w:date="2023-09-10T17:21:00Z">
            <w:rPr>
              <w:rFonts w:ascii="Times New Roman" w:hAnsi="Times New Roman" w:cs="Times New Roman"/>
              <w:lang w:eastAsia="zh-CN"/>
            </w:rPr>
          </w:rPrChange>
        </w:rPr>
        <w:t>Fig. 3b</w:t>
      </w:r>
      <w:r w:rsidR="00DA2883" w:rsidRPr="002F5351">
        <w:rPr>
          <w:rFonts w:ascii="Times New Roman" w:hAnsi="Times New Roman" w:cs="Times New Roman"/>
          <w:lang w:eastAsia="zh-CN"/>
        </w:rPr>
        <w:t xml:space="preserve"> implied that the mean gene expression of B cells, CD8</w:t>
      </w:r>
      <w:r w:rsidR="00E74721" w:rsidRPr="002F5351">
        <w:rPr>
          <w:rFonts w:ascii="Times New Roman" w:hAnsi="Times New Roman" w:cs="Times New Roman"/>
          <w:lang w:eastAsia="zh-CN"/>
        </w:rPr>
        <w:t>-</w:t>
      </w:r>
      <w:r w:rsidR="00DA288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w:t>
      </w:r>
      <w:r w:rsidR="00BE7EF6" w:rsidRPr="002F5351">
        <w:rPr>
          <w:rFonts w:ascii="Times New Roman" w:hAnsi="Times New Roman" w:cs="Times New Roman"/>
          <w:lang w:eastAsia="zh-CN"/>
        </w:rPr>
        <w:t xml:space="preserve">and </w:t>
      </w:r>
      <w:r w:rsidR="00DA2883" w:rsidRPr="002F5351">
        <w:rPr>
          <w:rFonts w:ascii="Times New Roman" w:hAnsi="Times New Roman" w:cs="Times New Roman"/>
          <w:lang w:eastAsia="zh-CN"/>
        </w:rPr>
        <w:t>Dendritic</w:t>
      </w:r>
      <w:r w:rsidR="00E74721" w:rsidRPr="002F5351">
        <w:rPr>
          <w:rFonts w:ascii="Times New Roman" w:hAnsi="Times New Roman" w:cs="Times New Roman"/>
          <w:lang w:eastAsia="zh-CN"/>
        </w:rPr>
        <w:t xml:space="preserve"> cells</w:t>
      </w:r>
      <w:r w:rsidR="00DA2883" w:rsidRPr="002F5351">
        <w:rPr>
          <w:rFonts w:ascii="Times New Roman" w:hAnsi="Times New Roman" w:cs="Times New Roman"/>
          <w:lang w:eastAsia="zh-CN"/>
        </w:rPr>
        <w:t xml:space="preserve"> in our scPerb prediction was associated with the mean gene expression in the real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lang w:eastAsia="zh-CN"/>
        </w:rPr>
        <w:t xml:space="preserve"> </w:t>
      </w:r>
      <w:r w:rsidR="00DA2883" w:rsidRPr="002F5351">
        <w:rPr>
          <w:rFonts w:ascii="Times New Roman" w:hAnsi="Times New Roman" w:cs="Times New Roman"/>
          <w:lang w:eastAsia="zh-CN"/>
        </w:rPr>
        <w:t xml:space="preserve">dataset. The </w:t>
      </w:r>
      <w:r w:rsidR="00BE7EF6" w:rsidRPr="002F5351">
        <w:rPr>
          <w:rFonts w:ascii="Times New Roman" w:hAnsi="Times New Roman" w:cs="Times New Roman"/>
          <w:lang w:eastAsia="zh-CN"/>
        </w:rPr>
        <w:t xml:space="preserve">UMAP </w:t>
      </w:r>
      <w:r w:rsidR="00DA2883" w:rsidRPr="002F5351">
        <w:rPr>
          <w:rFonts w:ascii="Times New Roman" w:hAnsi="Times New Roman" w:cs="Times New Roman"/>
          <w:lang w:eastAsia="zh-CN"/>
        </w:rPr>
        <w:t xml:space="preserve">in </w:t>
      </w:r>
      <w:r w:rsidR="00DA2883" w:rsidRPr="00D37296">
        <w:rPr>
          <w:rFonts w:ascii="Times New Roman" w:hAnsi="Times New Roman" w:cs="Times New Roman"/>
          <w:b/>
          <w:bCs/>
          <w:lang w:eastAsia="zh-CN"/>
          <w:rPrChange w:id="855" w:author="tang zijia" w:date="2023-09-10T17:21:00Z">
            <w:rPr>
              <w:rFonts w:ascii="Times New Roman" w:hAnsi="Times New Roman" w:cs="Times New Roman"/>
              <w:lang w:eastAsia="zh-CN"/>
            </w:rPr>
          </w:rPrChange>
        </w:rPr>
        <w:t>Fig. 3c</w:t>
      </w:r>
      <w:r w:rsidR="00DA2883" w:rsidRPr="002F5351">
        <w:rPr>
          <w:rFonts w:ascii="Times New Roman" w:hAnsi="Times New Roman" w:cs="Times New Roman"/>
          <w:lang w:eastAsia="zh-CN"/>
        </w:rPr>
        <w:t xml:space="preserve"> </w:t>
      </w:r>
      <w:r w:rsidR="00B461F3" w:rsidRPr="002F5351">
        <w:rPr>
          <w:rFonts w:ascii="Times New Roman" w:hAnsi="Times New Roman" w:cs="Times New Roman"/>
          <w:lang w:eastAsia="zh-CN"/>
        </w:rPr>
        <w:t>showed that the predicted gene expression from scPerb in CD4</w:t>
      </w:r>
      <w:r w:rsidR="00E74721" w:rsidRPr="002F5351">
        <w:rPr>
          <w:rFonts w:ascii="Times New Roman" w:hAnsi="Times New Roman" w:cs="Times New Roman"/>
          <w:lang w:eastAsia="zh-CN"/>
        </w:rPr>
        <w:t>-</w:t>
      </w:r>
      <w:r w:rsidR="00B461F3" w:rsidRPr="002F5351">
        <w:rPr>
          <w:rFonts w:ascii="Times New Roman" w:hAnsi="Times New Roman" w:cs="Times New Roman"/>
          <w:lang w:eastAsia="zh-CN"/>
        </w:rPr>
        <w:t>T</w:t>
      </w:r>
      <w:r w:rsidR="00E74721" w:rsidRPr="002F5351">
        <w:rPr>
          <w:rFonts w:ascii="Times New Roman" w:hAnsi="Times New Roman" w:cs="Times New Roman"/>
          <w:lang w:eastAsia="zh-CN"/>
        </w:rPr>
        <w:t xml:space="preserve"> cells</w:t>
      </w:r>
      <w:r w:rsidR="00B461F3" w:rsidRPr="002F5351">
        <w:rPr>
          <w:rFonts w:ascii="Times New Roman" w:hAnsi="Times New Roman" w:cs="Times New Roman"/>
          <w:lang w:eastAsia="zh-CN"/>
        </w:rPr>
        <w:t xml:space="preserve"> was correlated with the real </w:t>
      </w:r>
      <w:ins w:id="856" w:author="tang zijia" w:date="2023-09-10T17:24:00Z">
        <w:r w:rsidR="004012DA">
          <w:rPr>
            <w:rFonts w:ascii="Times New Roman" w:hAnsi="Times New Roman" w:cs="Times New Roman"/>
            <w:lang w:eastAsia="zh-CN"/>
          </w:rPr>
          <w:t>perturbed</w:t>
        </w:r>
      </w:ins>
      <w:del w:id="857" w:author="tang zijia" w:date="2023-09-10T17:24:00Z">
        <w:r w:rsidR="00B461F3" w:rsidRPr="002F5351" w:rsidDel="004012DA">
          <w:rPr>
            <w:rFonts w:ascii="Times New Roman" w:hAnsi="Times New Roman" w:cs="Times New Roman"/>
            <w:lang w:eastAsia="zh-CN"/>
          </w:rPr>
          <w:delText>stimulation</w:delText>
        </w:r>
      </w:del>
      <w:r w:rsidR="00B461F3" w:rsidRPr="002F5351">
        <w:rPr>
          <w:rFonts w:ascii="Times New Roman" w:hAnsi="Times New Roman" w:cs="Times New Roman"/>
          <w:lang w:eastAsia="zh-CN"/>
        </w:rPr>
        <w:t xml:space="preserve"> gene expression in the latent space. In particular, for a specific gene IFI6, we also illustrated the consistent observation.</w:t>
      </w:r>
      <w:bookmarkStart w:id="858" w:name="X0f860db57c69307004e1ad1675050c652cd5a10"/>
      <w:bookmarkEnd w:id="811"/>
    </w:p>
    <w:p w14:paraId="356BD9DF" w14:textId="38B9752D" w:rsidR="00271C5B" w:rsidRPr="00401D1F" w:rsidRDefault="00AC6938" w:rsidP="00401D1F">
      <w:pPr>
        <w:pStyle w:val="2"/>
      </w:pPr>
      <w:bookmarkStart w:id="859" w:name="_Toc145264480"/>
      <w:r w:rsidRPr="00401D1F">
        <w:lastRenderedPageBreak/>
        <w:t>scPerb can accurately predict the perturbation of cells</w:t>
      </w:r>
      <w:r w:rsidR="00DF349B" w:rsidRPr="00401D1F">
        <w:t xml:space="preserve"> in </w:t>
      </w:r>
      <w:r w:rsidR="000F3279">
        <w:rPr>
          <w:rFonts w:hint="eastAsia"/>
          <w:lang w:eastAsia="zh-CN"/>
        </w:rPr>
        <w:t>multiple</w:t>
      </w:r>
      <w:r w:rsidR="00916013" w:rsidRPr="00401D1F">
        <w:t xml:space="preserve"> </w:t>
      </w:r>
      <w:r w:rsidR="00DF349B" w:rsidRPr="00401D1F">
        <w:t>PBMC</w:t>
      </w:r>
      <w:r w:rsidR="000F3279">
        <w:t xml:space="preserve"> </w:t>
      </w:r>
      <w:r w:rsidR="00DF349B" w:rsidRPr="00401D1F">
        <w:t>dataset</w:t>
      </w:r>
      <w:r w:rsidR="005A7029" w:rsidRPr="00401D1F">
        <w:t>.</w:t>
      </w:r>
      <w:bookmarkEnd w:id="859"/>
    </w:p>
    <w:p w14:paraId="27804BE9" w14:textId="77777777" w:rsidR="003905EA" w:rsidRDefault="003905EA" w:rsidP="003905EA">
      <w:pPr>
        <w:keepNext/>
      </w:pPr>
      <w:r>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2C994E38" w:rsidR="003905EA" w:rsidRPr="001B2473" w:rsidRDefault="003905EA" w:rsidP="003905EA">
      <w:pPr>
        <w:pStyle w:val="aa"/>
        <w:rPr>
          <w:rFonts w:cs="Times New Roman"/>
          <w:b/>
          <w:bCs/>
        </w:rPr>
      </w:pPr>
      <w:r w:rsidRPr="001B2473">
        <w:rPr>
          <w:b/>
          <w:bCs/>
        </w:rPr>
        <w:t xml:space="preserve">Figure </w:t>
      </w:r>
      <w:r w:rsidRPr="001B2473">
        <w:rPr>
          <w:b/>
          <w:bCs/>
        </w:rPr>
        <w:fldChar w:fldCharType="begin"/>
      </w:r>
      <w:r w:rsidRPr="001B2473">
        <w:rPr>
          <w:b/>
          <w:bCs/>
        </w:rPr>
        <w:instrText xml:space="preserve"> SEQ Figure \* ARABIC </w:instrText>
      </w:r>
      <w:r w:rsidRPr="001B2473">
        <w:rPr>
          <w:b/>
          <w:bCs/>
        </w:rPr>
        <w:fldChar w:fldCharType="separate"/>
      </w:r>
      <w:r w:rsidR="00F64BC8" w:rsidRPr="001B2473">
        <w:rPr>
          <w:b/>
          <w:bCs/>
          <w:noProof/>
        </w:rPr>
        <w:t>4</w:t>
      </w:r>
      <w:r w:rsidRPr="001B2473">
        <w:rPr>
          <w:b/>
          <w:bCs/>
        </w:rPr>
        <w:fldChar w:fldCharType="end"/>
      </w:r>
      <w:r w:rsidRPr="001B2473">
        <w:rPr>
          <w:b/>
          <w:bCs/>
        </w:rPr>
        <w:t xml:space="preserve"> |</w:t>
      </w:r>
      <w:r w:rsidR="0051533A">
        <w:rPr>
          <w:b/>
          <w:bCs/>
        </w:rPr>
        <w:t xml:space="preserve"> R</w:t>
      </w:r>
      <w:r w:rsidRPr="001B2473">
        <w:rPr>
          <w:b/>
          <w:bCs/>
        </w:rPr>
        <w:t>esult of scPerb in PBMC-Kang dataset.</w:t>
      </w:r>
      <w:r w:rsidR="00916013">
        <w:rPr>
          <w:b/>
          <w:bCs/>
        </w:rPr>
        <w:t xml:space="preserve"> a</w:t>
      </w:r>
      <w:r w:rsidR="00916013" w:rsidRPr="00916013">
        <w:t xml:space="preserve">, </w:t>
      </w:r>
      <w:r w:rsidR="00024F67" w:rsidRPr="00024F67">
        <w:t>This bar plot compare</w:t>
      </w:r>
      <w:ins w:id="860" w:author="tang zijia" w:date="2023-09-10T21:59:00Z">
        <w:r w:rsidR="001209C2">
          <w:t>d</w:t>
        </w:r>
      </w:ins>
      <w:del w:id="861" w:author="tang zijia" w:date="2023-09-10T18:40:00Z">
        <w:r w:rsidR="00024F67" w:rsidRPr="00024F67" w:rsidDel="00E744E8">
          <w:delText>s</w:delText>
        </w:r>
      </w:del>
      <w:r w:rsidR="00024F67" w:rsidRPr="00024F67">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024F67">
        <w:t xml:space="preserve"> values of all the methods within the PBMC-Kang dataset. The central values represent</w:t>
      </w:r>
      <w:ins w:id="862" w:author="tang zijia" w:date="2023-09-10T21:59:00Z">
        <w:r w:rsidR="001209C2">
          <w:t>ed</w:t>
        </w:r>
      </w:ins>
      <w:r w:rsidR="00024F67" w:rsidRPr="00024F67">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024F67">
        <w:t xml:space="preserve"> values across all </w:t>
      </w:r>
      <w:r w:rsidR="00024F67">
        <w:t>7</w:t>
      </w:r>
      <w:r w:rsidR="00024F67" w:rsidRPr="00024F67">
        <w:t xml:space="preserve"> cell types in the dataset.</w:t>
      </w:r>
      <w:r w:rsidR="00916013">
        <w:rPr>
          <w:b/>
          <w:bCs/>
        </w:rPr>
        <w:t xml:space="preserve"> b</w:t>
      </w:r>
      <w:r w:rsidR="00916013" w:rsidRPr="00916013">
        <w:t>,</w:t>
      </w:r>
      <w:r w:rsidR="00916013">
        <w:rPr>
          <w:b/>
          <w:bCs/>
        </w:rPr>
        <w:t>c</w:t>
      </w:r>
      <w:r w:rsidR="00916013" w:rsidRPr="00916013">
        <w:t>,</w:t>
      </w:r>
      <w:r w:rsidR="00916013">
        <w:t xml:space="preserve"> Comparing </w:t>
      </w:r>
      <w:ins w:id="863" w:author="tang zijia" w:date="2023-09-10T18:40:00Z">
        <w:r w:rsidR="00FF2419">
          <w:t xml:space="preserve">the </w:t>
        </w:r>
      </w:ins>
      <w:r w:rsidR="00916013">
        <w:t>distribution of all the methods</w:t>
      </w:r>
      <w:r w:rsidR="00024F67">
        <w:t xml:space="preserve"> in the MT2A gene in CD4-T cells in the PBMC-Kang dataset</w:t>
      </w:r>
      <w:r w:rsidR="00916013">
        <w:t xml:space="preserve">. Center values in </w:t>
      </w:r>
      <w:r w:rsidR="00916013" w:rsidRPr="001209C2">
        <w:rPr>
          <w:b/>
          <w:bCs/>
          <w:rPrChange w:id="864" w:author="tang zijia" w:date="2023-09-10T21:59:00Z">
            <w:rPr/>
          </w:rPrChange>
        </w:rPr>
        <w:t>Fig</w:t>
      </w:r>
      <w:del w:id="865" w:author="tang zijia" w:date="2023-09-10T21:59:00Z">
        <w:r w:rsidR="00916013" w:rsidRPr="001209C2" w:rsidDel="001209C2">
          <w:rPr>
            <w:b/>
            <w:bCs/>
            <w:rPrChange w:id="866" w:author="tang zijia" w:date="2023-09-10T21:59:00Z">
              <w:rPr/>
            </w:rPrChange>
          </w:rPr>
          <w:delText>ure 4c</w:delText>
        </w:r>
      </w:del>
      <w:ins w:id="867" w:author="tang zijia" w:date="2023-09-10T21:59:00Z">
        <w:r w:rsidR="001209C2" w:rsidRPr="001209C2">
          <w:rPr>
            <w:b/>
            <w:bCs/>
            <w:rPrChange w:id="868" w:author="tang zijia" w:date="2023-09-10T21:59:00Z">
              <w:rPr/>
            </w:rPrChange>
          </w:rPr>
          <w:t>. 4c</w:t>
        </w:r>
      </w:ins>
      <w:r w:rsidR="00916013">
        <w:t xml:space="preserve"> </w:t>
      </w:r>
      <w:ins w:id="869" w:author="tang zijia" w:date="2023-09-10T21:59:00Z">
        <w:r w:rsidR="001209C2">
          <w:t>were</w:t>
        </w:r>
      </w:ins>
      <w:del w:id="870" w:author="tang zijia" w:date="2023-09-10T21:59:00Z">
        <w:r w:rsidR="00916013" w:rsidDel="001209C2">
          <w:delText>are</w:delText>
        </w:r>
      </w:del>
      <w:r w:rsidR="00916013">
        <w:t xml:space="preserve"> the adjusted P</w:t>
      </w:r>
      <w:r w:rsidR="00024F67">
        <w:t>-</w:t>
      </w:r>
      <w:r w:rsidR="00916013">
        <w:t xml:space="preserve">values comparing the </w:t>
      </w:r>
      <w:del w:id="871" w:author="tang zijia" w:date="2023-09-10T18:40:00Z">
        <w:r w:rsidR="00916013" w:rsidDel="00FF2419">
          <w:rPr>
            <w:rFonts w:hint="eastAsia"/>
            <w:lang w:eastAsia="zh-CN"/>
          </w:rPr>
          <w:delText>predition</w:delText>
        </w:r>
      </w:del>
      <w:ins w:id="872" w:author="tang zijia" w:date="2023-09-10T18:40:00Z">
        <w:r w:rsidR="00FF2419">
          <w:rPr>
            <w:rFonts w:hint="eastAsia"/>
            <w:lang w:eastAsia="zh-CN"/>
          </w:rPr>
          <w:t>prediction</w:t>
        </w:r>
      </w:ins>
      <w:r w:rsidR="00916013">
        <w:t xml:space="preserve"> of each method to the ground truth by using </w:t>
      </w:r>
      <w:ins w:id="873" w:author="tang zijia" w:date="2023-09-10T18:40:00Z">
        <w:r w:rsidR="00FF2419">
          <w:t xml:space="preserve">the </w:t>
        </w:r>
      </w:ins>
      <w:r w:rsidR="00916013" w:rsidRPr="002F5351">
        <w:rPr>
          <w:rFonts w:cs="Times New Roman"/>
        </w:rPr>
        <w:t>Wilcoxon</w:t>
      </w:r>
      <w:r w:rsidR="00916013">
        <w:rPr>
          <w:rFonts w:cs="Times New Roman"/>
        </w:rPr>
        <w:t xml:space="preserve"> test</w:t>
      </w:r>
      <w:r w:rsidR="00916013" w:rsidRPr="00916013">
        <w:t xml:space="preserve"> </w:t>
      </w:r>
      <w:r w:rsidR="00EA1EE8">
        <w:rPr>
          <w:rFonts w:cs="Times New Roman"/>
        </w:rPr>
        <w:fldChar w:fldCharType="begin"/>
      </w:r>
      <w:r w:rsidR="00402CE6">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Pr>
          <w:rFonts w:cs="Times New Roman" w:hint="eastAsia"/>
        </w:rPr>
        <w:instrText>‐</w:instrText>
      </w:r>
      <w:r w:rsidR="00402CE6">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Pr>
          <w:rFonts w:cs="Times New Roman"/>
        </w:rPr>
        <w:fldChar w:fldCharType="separate"/>
      </w:r>
      <w:r w:rsidR="00402CE6">
        <w:rPr>
          <w:rFonts w:cs="Times New Roman"/>
          <w:noProof/>
        </w:rPr>
        <w:t>[34]</w:t>
      </w:r>
      <w:r w:rsidR="00EA1EE8">
        <w:rPr>
          <w:rFonts w:cs="Times New Roman"/>
        </w:rPr>
        <w:fldChar w:fldCharType="end"/>
      </w:r>
      <w:r w:rsidR="00916013" w:rsidRPr="00916013">
        <w:t>.</w:t>
      </w:r>
      <w:r w:rsidR="00916013">
        <w:rPr>
          <w:b/>
          <w:bCs/>
        </w:rPr>
        <w:t xml:space="preserve"> d</w:t>
      </w:r>
      <w:r w:rsidR="00916013" w:rsidRPr="00916013">
        <w:t xml:space="preserve">, </w:t>
      </w:r>
      <w:r w:rsidR="00916013">
        <w:t xml:space="preserve">A </w:t>
      </w:r>
      <w:del w:id="874" w:author="tang zijia" w:date="2023-09-10T18:40:00Z">
        <w:r w:rsidR="00916013" w:rsidDel="00FF2419">
          <w:rPr>
            <w:rFonts w:hint="eastAsia"/>
            <w:lang w:eastAsia="zh-CN"/>
          </w:rPr>
          <w:delText>dotplot</w:delText>
        </w:r>
      </w:del>
      <w:ins w:id="875" w:author="tang zijia" w:date="2023-09-10T18:40:00Z">
        <w:r w:rsidR="00FF2419">
          <w:rPr>
            <w:rFonts w:hint="eastAsia"/>
            <w:lang w:eastAsia="zh-CN"/>
          </w:rPr>
          <w:t>dot plot</w:t>
        </w:r>
      </w:ins>
      <w:r w:rsidR="00916013">
        <w:t xml:space="preserve"> </w:t>
      </w:r>
      <w:r w:rsidR="002148CA">
        <w:t xml:space="preserve">comparing the mean gene expression of all </w:t>
      </w:r>
      <w:r w:rsidR="00024F67">
        <w:t>7</w:t>
      </w:r>
      <w:r w:rsidR="002148CA">
        <w:t xml:space="preserve"> cell types and all three conditions in the most and least DEGs in the PBMC-Kang dataset</w:t>
      </w:r>
      <w:r w:rsidR="00916013" w:rsidRPr="00916013">
        <w:t>.</w:t>
      </w:r>
      <w:r w:rsidR="00916013">
        <w:rPr>
          <w:b/>
          <w:bCs/>
        </w:rPr>
        <w:t xml:space="preserve"> e</w:t>
      </w:r>
      <w:r w:rsidR="00916013" w:rsidRPr="00916013">
        <w:t xml:space="preserve">, </w:t>
      </w:r>
      <w:r w:rsidR="002148CA">
        <w:t>The correlation of the mean expression of all 6998 genes in FCGR3A Mono cell</w:t>
      </w:r>
      <w:r w:rsidR="00024F67">
        <w:t>s.</w:t>
      </w:r>
      <w:r w:rsidR="00024F67" w:rsidRPr="00024F67">
        <w:t xml:space="preserve"> It compare</w:t>
      </w:r>
      <w:ins w:id="876" w:author="tang zijia" w:date="2023-09-10T22:00:00Z">
        <w:r w:rsidR="001209C2">
          <w:t>d</w:t>
        </w:r>
      </w:ins>
      <w:del w:id="877" w:author="tang zijia" w:date="2023-09-10T21:59:00Z">
        <w:r w:rsidR="00024F67" w:rsidRPr="00024F67" w:rsidDel="001209C2">
          <w:delText>s</w:delText>
        </w:r>
      </w:del>
      <w:r w:rsidR="00024F67" w:rsidRPr="00024F67">
        <w:t xml:space="preserve"> predictions from </w:t>
      </w:r>
      <w:r w:rsidR="00024F67">
        <w:t>three of the best</w:t>
      </w:r>
      <w:r w:rsidR="00024F67" w:rsidRPr="00024F67">
        <w:t xml:space="preserve"> benchmark methods and scPerb against the ground truth</w:t>
      </w:r>
      <w:r w:rsidR="00024F67">
        <w:t>, with</w:t>
      </w:r>
      <w:r w:rsidR="002148CA">
        <w:t xml:space="preserve"> shaded lines represent</w:t>
      </w:r>
      <w:r w:rsidR="00024F67">
        <w:t>ing</w:t>
      </w:r>
      <w:r w:rsidR="002148CA">
        <w:t xml:space="preserve"> the 95% confidence interval of the regression estimate.</w:t>
      </w:r>
    </w:p>
    <w:p w14:paraId="75D9039D" w14:textId="2D4F924C" w:rsidR="00FE2FCB" w:rsidRPr="003905EA" w:rsidRDefault="00271C5B" w:rsidP="003905EA">
      <w:pPr>
        <w:jc w:val="both"/>
        <w:rPr>
          <w:rFonts w:ascii="Times New Roman" w:hAnsi="Times New Roman" w:cs="Times New Roman"/>
        </w:rPr>
      </w:pPr>
      <w:r w:rsidRPr="00274AE8">
        <w:rPr>
          <w:rFonts w:ascii="Times New Roman" w:hAnsi="Times New Roman" w:cs="Times New Roman"/>
        </w:rPr>
        <w:t>scPerb ha</w:t>
      </w:r>
      <w:ins w:id="878" w:author="tang zijia" w:date="2023-09-10T18:40:00Z">
        <w:r w:rsidR="00E744E8">
          <w:rPr>
            <w:rFonts w:ascii="Times New Roman" w:hAnsi="Times New Roman" w:cs="Times New Roman"/>
          </w:rPr>
          <w:t>d</w:t>
        </w:r>
      </w:ins>
      <w:del w:id="879" w:author="tang zijia" w:date="2023-09-10T18:40:00Z">
        <w:r w:rsidRPr="00274AE8" w:rsidDel="00E744E8">
          <w:rPr>
            <w:rFonts w:ascii="Times New Roman" w:hAnsi="Times New Roman" w:cs="Times New Roman"/>
          </w:rPr>
          <w:delText>s</w:delText>
        </w:r>
      </w:del>
      <w:r w:rsidRPr="00274AE8">
        <w:rPr>
          <w:rFonts w:ascii="Times New Roman" w:hAnsi="Times New Roman" w:cs="Times New Roman"/>
        </w:rPr>
        <w:t xml:space="preserve"> robust results in multiple datasets. In </w:t>
      </w:r>
      <w:r w:rsidRPr="00274AE8">
        <w:rPr>
          <w:rFonts w:ascii="Times New Roman" w:hAnsi="Times New Roman" w:cs="Times New Roman"/>
          <w:color w:val="000000" w:themeColor="text1"/>
        </w:rPr>
        <w:t>PBMC-Kang</w:t>
      </w:r>
      <w:r w:rsidRPr="00274AE8">
        <w:rPr>
          <w:rFonts w:ascii="Times New Roman" w:hAnsi="Times New Roman" w:cs="Times New Roman"/>
        </w:rPr>
        <w:t xml:space="preserve"> dataset </w:t>
      </w:r>
      <w:r w:rsidRPr="00274AE8">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274AE8">
        <w:rPr>
          <w:rFonts w:ascii="Times New Roman" w:hAnsi="Times New Roman" w:cs="Times New Roman"/>
        </w:rPr>
        <w:fldChar w:fldCharType="separate"/>
      </w:r>
      <w:r w:rsidR="00402CE6">
        <w:rPr>
          <w:rFonts w:ascii="Times New Roman" w:hAnsi="Times New Roman" w:cs="Times New Roman"/>
          <w:noProof/>
        </w:rPr>
        <w:t>[25]</w:t>
      </w:r>
      <w:r w:rsidRPr="00274AE8">
        <w:rPr>
          <w:rFonts w:ascii="Times New Roman" w:hAnsi="Times New Roman" w:cs="Times New Roman"/>
        </w:rPr>
        <w:fldChar w:fldCharType="end"/>
      </w:r>
      <w:r w:rsidRPr="00274AE8">
        <w:rPr>
          <w:rFonts w:ascii="Times New Roman" w:hAnsi="Times New Roman" w:cs="Times New Roman"/>
        </w:rPr>
        <w:t>, scPerb still outperform</w:t>
      </w:r>
      <w:ins w:id="880" w:author="tang zijia" w:date="2023-09-10T18:41:00Z">
        <w:r w:rsidR="00E744E8">
          <w:rPr>
            <w:rFonts w:ascii="Times New Roman" w:hAnsi="Times New Roman" w:cs="Times New Roman"/>
          </w:rPr>
          <w:t>d</w:t>
        </w:r>
      </w:ins>
      <w:del w:id="881" w:author="tang zijia" w:date="2023-09-10T18:41:00Z">
        <w:r w:rsidRPr="00274AE8" w:rsidDel="00E744E8">
          <w:rPr>
            <w:rFonts w:ascii="Times New Roman" w:hAnsi="Times New Roman" w:cs="Times New Roman"/>
          </w:rPr>
          <w:delText>s</w:delText>
        </w:r>
      </w:del>
      <w:r w:rsidRPr="00274AE8">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74AE8">
        <w:rPr>
          <w:rFonts w:ascii="Times New Roman" w:hAnsi="Times New Roman" w:cs="Times New Roman"/>
        </w:rPr>
        <w:t xml:space="preserve"> of 0.96, CVAE with 0.91, </w:t>
      </w:r>
      <w:r w:rsidRPr="00274AE8">
        <w:rPr>
          <w:rFonts w:ascii="Times New Roman" w:hAnsi="Times New Roman" w:cs="Times New Roman"/>
          <w:lang w:eastAsia="zh-CN"/>
        </w:rPr>
        <w:t>st</w:t>
      </w:r>
      <w:del w:id="882" w:author="tang zijia" w:date="2023-09-10T18:41:00Z">
        <w:r w:rsidRPr="00274AE8" w:rsidDel="00E744E8">
          <w:rPr>
            <w:rFonts w:ascii="Times New Roman" w:hAnsi="Times New Roman" w:cs="Times New Roman"/>
            <w:lang w:eastAsia="zh-CN"/>
          </w:rPr>
          <w:delText>-</w:delText>
        </w:r>
      </w:del>
      <w:r w:rsidRPr="00274AE8">
        <w:rPr>
          <w:rFonts w:ascii="Times New Roman" w:hAnsi="Times New Roman" w:cs="Times New Roman"/>
        </w:rPr>
        <w:t>GAN with 0.42 and sc-WGAN with 0.12 (</w:t>
      </w:r>
      <w:r w:rsidRPr="00D37296">
        <w:rPr>
          <w:rFonts w:ascii="Times New Roman" w:hAnsi="Times New Roman" w:cs="Times New Roman"/>
          <w:b/>
          <w:bCs/>
          <w:rPrChange w:id="883" w:author="tang zijia" w:date="2023-09-10T17:21:00Z">
            <w:rPr>
              <w:rFonts w:ascii="Times New Roman" w:hAnsi="Times New Roman" w:cs="Times New Roman"/>
            </w:rPr>
          </w:rPrChange>
        </w:rPr>
        <w:t>Fig. 4a</w:t>
      </w:r>
      <w:r w:rsidRPr="00274AE8">
        <w:rPr>
          <w:rFonts w:ascii="Times New Roman" w:hAnsi="Times New Roman" w:cs="Times New Roman"/>
        </w:rPr>
        <w:t>).</w:t>
      </w:r>
      <w:r w:rsidRPr="002F5351">
        <w:rPr>
          <w:rFonts w:ascii="Times New Roman" w:hAnsi="Times New Roman" w:cs="Times New Roman"/>
        </w:rPr>
        <w:t xml:space="preserve"> Moreover, scPerb precisely predicted the result of FCGR3A</w:t>
      </w:r>
      <w:ins w:id="884" w:author="tang zijia" w:date="2023-09-10T18:41:00Z">
        <w:r w:rsidR="00E744E8">
          <w:rPr>
            <w:rFonts w:ascii="Times New Roman" w:hAnsi="Times New Roman" w:cs="Times New Roman"/>
          </w:rPr>
          <w:t xml:space="preserve"> </w:t>
        </w:r>
      </w:ins>
      <w:del w:id="885" w:author="tang zijia" w:date="2023-09-10T18:41:00Z">
        <w:r w:rsidR="00E74721" w:rsidRPr="002F5351" w:rsidDel="00E744E8">
          <w:rPr>
            <w:rFonts w:ascii="Times New Roman" w:hAnsi="Times New Roman" w:cs="Times New Roman"/>
          </w:rPr>
          <w:delText>+</w:delText>
        </w:r>
      </w:del>
      <w:r w:rsidRPr="002F5351">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of 0.9948 and 0.9978 respectively for all genes and its top 100 DEGs (</w:t>
      </w:r>
      <w:r w:rsidRPr="00D37296">
        <w:rPr>
          <w:rFonts w:ascii="Times New Roman" w:hAnsi="Times New Roman" w:cs="Times New Roman"/>
          <w:b/>
          <w:bCs/>
          <w:rPrChange w:id="886" w:author="tang zijia" w:date="2023-09-10T17:21:00Z">
            <w:rPr>
              <w:rFonts w:ascii="Times New Roman" w:hAnsi="Times New Roman" w:cs="Times New Roman"/>
            </w:rPr>
          </w:rPrChange>
        </w:rPr>
        <w:t>Fig. 4b</w:t>
      </w:r>
      <w:r w:rsidRPr="002F5351">
        <w:rPr>
          <w:rFonts w:ascii="Times New Roman" w:hAnsi="Times New Roman" w:cs="Times New Roman"/>
        </w:rPr>
        <w:t xml:space="preserve">). Meanwhile, it is important to note that alternative benchmark methods, including </w:t>
      </w:r>
      <w:r w:rsidRPr="002F5351">
        <w:rPr>
          <w:rFonts w:ascii="Times New Roman" w:hAnsi="Times New Roman" w:cs="Times New Roman"/>
        </w:rPr>
        <w:lastRenderedPageBreak/>
        <w:t>scG</w:t>
      </w:r>
      <w:ins w:id="887" w:author="tang zijia" w:date="2023-09-10T18:41:00Z">
        <w:r w:rsidR="00E744E8">
          <w:rPr>
            <w:rFonts w:ascii="Times New Roman" w:hAnsi="Times New Roman" w:cs="Times New Roman"/>
          </w:rPr>
          <w:t>en</w:t>
        </w:r>
      </w:ins>
      <w:del w:id="888" w:author="tang zijia" w:date="2023-09-10T18:41:00Z">
        <w:r w:rsidRPr="002F5351" w:rsidDel="00E744E8">
          <w:rPr>
            <w:rFonts w:ascii="Times New Roman" w:hAnsi="Times New Roman" w:cs="Times New Roman"/>
          </w:rPr>
          <w:delText>EN</w:delText>
        </w:r>
      </w:del>
      <w:r w:rsidRPr="002F5351">
        <w:rPr>
          <w:rFonts w:ascii="Times New Roman" w:hAnsi="Times New Roman" w:cs="Times New Roman"/>
        </w:rPr>
        <w:t xml:space="preserve">, sc-WGAN,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in both the overall gene population and the top 100 differentially expressed genes (DEGs). To provide specific figures, scG</w:t>
      </w:r>
      <w:ins w:id="889" w:author="tang zijia" w:date="2023-09-10T18:41:00Z">
        <w:r w:rsidR="00E744E8">
          <w:rPr>
            <w:rFonts w:ascii="Times New Roman" w:hAnsi="Times New Roman" w:cs="Times New Roman"/>
          </w:rPr>
          <w:t>en</w:t>
        </w:r>
      </w:ins>
      <w:del w:id="890" w:author="tang zijia" w:date="2023-09-10T18:41:00Z">
        <w:r w:rsidRPr="002F5351" w:rsidDel="00E744E8">
          <w:rPr>
            <w:rFonts w:ascii="Times New Roman" w:hAnsi="Times New Roman" w:cs="Times New Roman"/>
          </w:rPr>
          <w:delText>EN</w:delText>
        </w:r>
      </w:del>
      <w:r w:rsidRPr="002F5351">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0.9623 and 0.9545 for all genes and the top 100 DEGs, respectively, while sc-WGAN displayed R^2 values of 0.3303 and 0.8593 for the same categories, and </w:t>
      </w:r>
      <w:del w:id="891" w:author="tang zijia" w:date="2023-09-10T18:41:00Z">
        <w:r w:rsidRPr="002F5351" w:rsidDel="00E744E8">
          <w:rPr>
            <w:rFonts w:ascii="Times New Roman" w:hAnsi="Times New Roman" w:cs="Times New Roman"/>
          </w:rPr>
          <w:delText xml:space="preserve">style-transfer </w:delText>
        </w:r>
      </w:del>
      <w:ins w:id="892" w:author="tang zijia" w:date="2023-09-10T18:41:00Z">
        <w:r w:rsidR="00E744E8">
          <w:rPr>
            <w:rFonts w:ascii="Times New Roman" w:hAnsi="Times New Roman" w:cs="Times New Roman"/>
          </w:rPr>
          <w:t>st</w:t>
        </w:r>
      </w:ins>
      <w:r w:rsidRPr="002F5351">
        <w:rPr>
          <w:rFonts w:ascii="Times New Roman" w:hAnsi="Times New Roman" w:cs="Times New Roman"/>
        </w:rPr>
        <w:t xml:space="preserve">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values of 0.5223 and 0.7361, respectively. This scatter plot further proved the strong prediction ability of scPerb. Moreover, in </w:t>
      </w:r>
      <w:r w:rsidR="00E74721" w:rsidRPr="002F5351">
        <w:rPr>
          <w:rFonts w:ascii="Times New Roman" w:hAnsi="Times New Roman" w:cs="Times New Roman"/>
        </w:rPr>
        <w:t>MT2A genes</w:t>
      </w:r>
      <w:r w:rsidRPr="002F5351">
        <w:rPr>
          <w:rFonts w:ascii="Times New Roman" w:hAnsi="Times New Roman" w:cs="Times New Roman"/>
        </w:rPr>
        <w:t>, one of the top DEGs in FCGR3A</w:t>
      </w:r>
      <w:ins w:id="893" w:author="tang zijia" w:date="2023-09-10T18:42:00Z">
        <w:r w:rsidR="00E744E8">
          <w:rPr>
            <w:rFonts w:ascii="Times New Roman" w:hAnsi="Times New Roman" w:cs="Times New Roman"/>
          </w:rPr>
          <w:t xml:space="preserve"> </w:t>
        </w:r>
      </w:ins>
      <w:del w:id="894" w:author="tang zijia" w:date="2023-09-10T18:41:00Z">
        <w:r w:rsidR="00E74721" w:rsidRPr="002F5351" w:rsidDel="00E744E8">
          <w:rPr>
            <w:rFonts w:ascii="Times New Roman" w:hAnsi="Times New Roman" w:cs="Times New Roman"/>
          </w:rPr>
          <w:delText>+</w:delText>
        </w:r>
      </w:del>
      <w:r w:rsidRPr="002F5351">
        <w:rPr>
          <w:rFonts w:ascii="Times New Roman" w:hAnsi="Times New Roman" w:cs="Times New Roman"/>
        </w:rPr>
        <w:t>Mono cells, which also ha</w:t>
      </w:r>
      <w:ins w:id="895" w:author="tang zijia" w:date="2023-09-10T18:42:00Z">
        <w:r w:rsidR="00E744E8">
          <w:rPr>
            <w:rFonts w:ascii="Times New Roman" w:hAnsi="Times New Roman" w:cs="Times New Roman"/>
          </w:rPr>
          <w:t>d</w:t>
        </w:r>
      </w:ins>
      <w:del w:id="896" w:author="tang zijia" w:date="2023-09-10T18:42:00Z">
        <w:r w:rsidRPr="002F5351" w:rsidDel="00E744E8">
          <w:rPr>
            <w:rFonts w:ascii="Times New Roman" w:hAnsi="Times New Roman" w:cs="Times New Roman"/>
          </w:rPr>
          <w:delText>s</w:delText>
        </w:r>
      </w:del>
      <w:r w:rsidRPr="002F5351">
        <w:rPr>
          <w:rFonts w:ascii="Times New Roman" w:hAnsi="Times New Roman" w:cs="Times New Roman"/>
        </w:rPr>
        <w:t xml:space="preserve"> a control condition filled with zero values, scPerb made a better prediction than any other method, capturing the mean of the ground truth. In this case, the prediction of other methods barely captured the mean of the ground truth. (</w:t>
      </w:r>
      <w:r w:rsidRPr="00D37296">
        <w:rPr>
          <w:rFonts w:ascii="Times New Roman" w:hAnsi="Times New Roman" w:cs="Times New Roman"/>
          <w:b/>
          <w:bCs/>
          <w:rPrChange w:id="897" w:author="tang zijia" w:date="2023-09-10T17:22:00Z">
            <w:rPr>
              <w:rFonts w:ascii="Times New Roman" w:hAnsi="Times New Roman" w:cs="Times New Roman"/>
            </w:rPr>
          </w:rPrChange>
        </w:rPr>
        <w:t>Fig. 4b</w:t>
      </w:r>
      <w:r w:rsidRPr="002F5351">
        <w:rPr>
          <w:rFonts w:ascii="Times New Roman" w:hAnsi="Times New Roman" w:cs="Times New Roman"/>
        </w:rPr>
        <w:t xml:space="preserve">) The Wilcoxon test can further explain the difference between the prediction and the real </w:t>
      </w:r>
      <w:ins w:id="898" w:author="tang zijia" w:date="2023-09-10T17:24:00Z">
        <w:r w:rsidR="004012DA">
          <w:rPr>
            <w:rFonts w:ascii="Times New Roman" w:hAnsi="Times New Roman" w:cs="Times New Roman"/>
            <w:lang w:eastAsia="zh-CN"/>
          </w:rPr>
          <w:t>perturbed</w:t>
        </w:r>
      </w:ins>
      <w:del w:id="899" w:author="tang zijia" w:date="2023-09-10T17:24:00Z">
        <w:r w:rsidRPr="002F5351" w:rsidDel="004012DA">
          <w:rPr>
            <w:rFonts w:ascii="Times New Roman" w:hAnsi="Times New Roman" w:cs="Times New Roman"/>
          </w:rPr>
          <w:delText>stimulated</w:delText>
        </w:r>
      </w:del>
      <w:ins w:id="900" w:author="tang zijia" w:date="2023-09-10T17:24:00Z">
        <w:r w:rsidR="004012DA">
          <w:rPr>
            <w:rFonts w:ascii="Times New Roman" w:hAnsi="Times New Roman" w:cs="Times New Roman"/>
          </w:rPr>
          <w:t xml:space="preserve"> </w:t>
        </w:r>
      </w:ins>
      <w:del w:id="901" w:author="tang zijia" w:date="2023-09-10T17:24:00Z">
        <w:r w:rsidRPr="002F5351" w:rsidDel="004012DA">
          <w:rPr>
            <w:rFonts w:ascii="Times New Roman" w:hAnsi="Times New Roman" w:cs="Times New Roman"/>
          </w:rPr>
          <w:delText xml:space="preserve"> </w:delText>
        </w:r>
      </w:del>
      <w:r w:rsidRPr="002F5351">
        <w:rPr>
          <w:rFonts w:ascii="Times New Roman" w:hAnsi="Times New Roman" w:cs="Times New Roman"/>
        </w:rPr>
        <w:t xml:space="preserve">cells in the </w:t>
      </w:r>
      <w:r w:rsidR="00E74721" w:rsidRPr="002F5351">
        <w:rPr>
          <w:rFonts w:ascii="Times New Roman" w:hAnsi="Times New Roman" w:cs="Times New Roman"/>
        </w:rPr>
        <w:t xml:space="preserve">MT2A </w:t>
      </w:r>
      <w:r w:rsidRPr="002F5351">
        <w:rPr>
          <w:rFonts w:ascii="Times New Roman" w:hAnsi="Times New Roman" w:cs="Times New Roman"/>
        </w:rPr>
        <w:t>gene</w:t>
      </w:r>
      <w:r w:rsidR="00E74721" w:rsidRPr="002F5351">
        <w:rPr>
          <w:rFonts w:ascii="Times New Roman" w:hAnsi="Times New Roman" w:cs="Times New Roman"/>
        </w:rPr>
        <w:t>s</w:t>
      </w:r>
      <w:r w:rsidRPr="002F5351">
        <w:rPr>
          <w:rFonts w:ascii="Times New Roman" w:hAnsi="Times New Roman" w:cs="Times New Roman"/>
        </w:rPr>
        <w:t>: only scPerb achieved a P-value of 0.</w:t>
      </w:r>
      <w:r w:rsidR="00E74721" w:rsidRPr="002F5351">
        <w:rPr>
          <w:rFonts w:ascii="Times New Roman" w:hAnsi="Times New Roman" w:cs="Times New Roman"/>
        </w:rPr>
        <w:t>8785</w:t>
      </w:r>
      <w:r w:rsidRPr="002F5351">
        <w:rPr>
          <w:rFonts w:ascii="Times New Roman" w:hAnsi="Times New Roman" w:cs="Times New Roman"/>
        </w:rPr>
        <w:t xml:space="preserve">, meaning that there </w:t>
      </w:r>
      <w:ins w:id="902" w:author="tang zijia" w:date="2023-09-10T18:42:00Z">
        <w:r w:rsidR="00D05BAC">
          <w:rPr>
            <w:rFonts w:ascii="Times New Roman" w:hAnsi="Times New Roman" w:cs="Times New Roman"/>
          </w:rPr>
          <w:t>wa</w:t>
        </w:r>
      </w:ins>
      <w:del w:id="903" w:author="tang zijia" w:date="2023-09-10T18:42:00Z">
        <w:r w:rsidRPr="002F5351" w:rsidDel="00D05BAC">
          <w:rPr>
            <w:rFonts w:ascii="Times New Roman" w:hAnsi="Times New Roman" w:cs="Times New Roman"/>
          </w:rPr>
          <w:delText>i</w:delText>
        </w:r>
      </w:del>
      <w:r w:rsidRPr="002F5351">
        <w:rPr>
          <w:rFonts w:ascii="Times New Roman" w:hAnsi="Times New Roman" w:cs="Times New Roman"/>
        </w:rPr>
        <w:t>s no statistically significant difference between the prediction of scPerb and the ground truth; however, all other methods including scG</w:t>
      </w:r>
      <w:ins w:id="904" w:author="tang zijia" w:date="2023-09-10T18:42:00Z">
        <w:r w:rsidR="00D05BAC">
          <w:rPr>
            <w:rFonts w:ascii="Times New Roman" w:hAnsi="Times New Roman" w:cs="Times New Roman"/>
          </w:rPr>
          <w:t>en</w:t>
        </w:r>
      </w:ins>
      <w:del w:id="905" w:author="tang zijia" w:date="2023-09-10T18:42:00Z">
        <w:r w:rsidRPr="002F5351" w:rsidDel="00D05BAC">
          <w:rPr>
            <w:rFonts w:ascii="Times New Roman" w:hAnsi="Times New Roman" w:cs="Times New Roman"/>
          </w:rPr>
          <w:delText>EN</w:delText>
        </w:r>
      </w:del>
      <w:r w:rsidRPr="002F5351">
        <w:rPr>
          <w:rFonts w:ascii="Times New Roman" w:hAnsi="Times New Roman" w:cs="Times New Roman"/>
        </w:rPr>
        <w:t>, CVAE, and both GAN-based methods resulted in a</w:t>
      </w:r>
      <w:ins w:id="906" w:author="tang zijia" w:date="2023-09-10T18:42:00Z">
        <w:r w:rsidR="00D05BAC">
          <w:rPr>
            <w:rFonts w:ascii="Times New Roman" w:hAnsi="Times New Roman" w:cs="Times New Roman"/>
          </w:rPr>
          <w:t>n adjusted</w:t>
        </w:r>
      </w:ins>
      <w:r w:rsidRPr="002F5351">
        <w:rPr>
          <w:rFonts w:ascii="Times New Roman" w:hAnsi="Times New Roman" w:cs="Times New Roman"/>
        </w:rPr>
        <w:t xml:space="preserve"> P value far less than 0.0001, showing a significant difference between their predictions and the ground truth</w:t>
      </w:r>
      <w:r w:rsidR="00E74721" w:rsidRPr="002F5351">
        <w:rPr>
          <w:rFonts w:ascii="Times New Roman" w:hAnsi="Times New Roman" w:cs="Times New Roman"/>
        </w:rPr>
        <w:t xml:space="preserve"> (</w:t>
      </w:r>
      <w:r w:rsidR="00E74721" w:rsidRPr="00D37296">
        <w:rPr>
          <w:rFonts w:ascii="Times New Roman" w:hAnsi="Times New Roman" w:cs="Times New Roman"/>
          <w:b/>
          <w:bCs/>
          <w:rPrChange w:id="907" w:author="tang zijia" w:date="2023-09-10T17:22:00Z">
            <w:rPr>
              <w:rFonts w:ascii="Times New Roman" w:hAnsi="Times New Roman" w:cs="Times New Roman"/>
            </w:rPr>
          </w:rPrChange>
        </w:rPr>
        <w:t>Fig. 4e</w:t>
      </w:r>
      <w:r w:rsidR="00E74721" w:rsidRPr="002F5351">
        <w:rPr>
          <w:rFonts w:ascii="Times New Roman" w:hAnsi="Times New Roman" w:cs="Times New Roman"/>
        </w:rPr>
        <w:t>)</w:t>
      </w:r>
      <w:r w:rsidRPr="002F5351">
        <w:rPr>
          <w:rFonts w:ascii="Times New Roman" w:hAnsi="Times New Roman" w:cs="Times New Roman"/>
        </w:rPr>
        <w:t>. Besides, the dot plot (</w:t>
      </w:r>
      <w:r w:rsidRPr="00D37296">
        <w:rPr>
          <w:rFonts w:ascii="Times New Roman" w:hAnsi="Times New Roman" w:cs="Times New Roman"/>
          <w:b/>
          <w:bCs/>
          <w:rPrChange w:id="908" w:author="tang zijia" w:date="2023-09-10T17:22:00Z">
            <w:rPr>
              <w:rFonts w:ascii="Times New Roman" w:hAnsi="Times New Roman" w:cs="Times New Roman"/>
            </w:rPr>
          </w:rPrChange>
        </w:rPr>
        <w:t>Fig. 4c</w:t>
      </w:r>
      <w:r w:rsidRPr="002F5351">
        <w:rPr>
          <w:rFonts w:ascii="Times New Roman" w:hAnsi="Times New Roman" w:cs="Times New Roman"/>
        </w:rPr>
        <w:t>) show</w:t>
      </w:r>
      <w:ins w:id="909" w:author="tang zijia" w:date="2023-09-10T18:42:00Z">
        <w:r w:rsidR="00D05BAC">
          <w:rPr>
            <w:rFonts w:ascii="Times New Roman" w:hAnsi="Times New Roman" w:cs="Times New Roman"/>
          </w:rPr>
          <w:t>ed</w:t>
        </w:r>
      </w:ins>
      <w:del w:id="910" w:author="tang zijia" w:date="2023-09-10T18:42:00Z">
        <w:r w:rsidRPr="002F5351" w:rsidDel="00D05BAC">
          <w:rPr>
            <w:rFonts w:ascii="Times New Roman" w:hAnsi="Times New Roman" w:cs="Times New Roman"/>
          </w:rPr>
          <w:delText>s</w:delText>
        </w:r>
      </w:del>
      <w:r w:rsidRPr="002F5351">
        <w:rPr>
          <w:rFonts w:ascii="Times New Roman" w:hAnsi="Times New Roman" w:cs="Times New Roman"/>
        </w:rPr>
        <w:t xml:space="preserve"> that scPerb c</w:t>
      </w:r>
      <w:ins w:id="911" w:author="tang zijia" w:date="2023-09-10T18:42:00Z">
        <w:r w:rsidR="00D05BAC">
          <w:rPr>
            <w:rFonts w:ascii="Times New Roman" w:hAnsi="Times New Roman" w:cs="Times New Roman"/>
          </w:rPr>
          <w:t>ould</w:t>
        </w:r>
      </w:ins>
      <w:del w:id="912" w:author="tang zijia" w:date="2023-09-10T18:42:00Z">
        <w:r w:rsidRPr="002F5351" w:rsidDel="00D05BAC">
          <w:rPr>
            <w:rFonts w:ascii="Times New Roman" w:hAnsi="Times New Roman" w:cs="Times New Roman"/>
          </w:rPr>
          <w:delText>an</w:delText>
        </w:r>
      </w:del>
      <w:r w:rsidRPr="002F5351">
        <w:rPr>
          <w:rFonts w:ascii="Times New Roman" w:hAnsi="Times New Roman" w:cs="Times New Roman"/>
        </w:rPr>
        <w:t xml:space="preserve"> get robust prediction no matter whether the original control gene expression </w:t>
      </w:r>
      <w:ins w:id="913" w:author="tang zijia" w:date="2023-09-10T18:42:00Z">
        <w:r w:rsidR="00D05BAC">
          <w:rPr>
            <w:rFonts w:ascii="Times New Roman" w:hAnsi="Times New Roman" w:cs="Times New Roman"/>
          </w:rPr>
          <w:t>was</w:t>
        </w:r>
      </w:ins>
      <w:del w:id="914" w:author="tang zijia" w:date="2023-09-10T18:42:00Z">
        <w:r w:rsidRPr="002F5351" w:rsidDel="00D05BAC">
          <w:rPr>
            <w:rFonts w:ascii="Times New Roman" w:hAnsi="Times New Roman" w:cs="Times New Roman"/>
          </w:rPr>
          <w:delText>is</w:delText>
        </w:r>
      </w:del>
      <w:r w:rsidRPr="002F5351">
        <w:rPr>
          <w:rFonts w:ascii="Times New Roman" w:hAnsi="Times New Roman" w:cs="Times New Roman"/>
        </w:rPr>
        <w:t xml:space="preserve"> lower (for example the IFIT1 gene), approximately the same (for example the RPL13A gene), or higher than (for example the FTH1 gene) the ground truth.</w:t>
      </w:r>
      <w:bookmarkEnd w:id="703"/>
      <w:bookmarkEnd w:id="858"/>
      <w:r w:rsidR="000660AD" w:rsidRPr="002F5351">
        <w:rPr>
          <w:rFonts w:ascii="Times New Roman" w:eastAsia="宋体" w:hAnsi="Times New Roman" w:cs="Times New Roman"/>
          <w:color w:val="000000"/>
          <w:bdr w:val="none" w:sz="0" w:space="0" w:color="auto" w:frame="1"/>
          <w:lang w:eastAsia="zh-CN"/>
        </w:rPr>
        <w:fldChar w:fldCharType="begin"/>
      </w:r>
      <w:r w:rsidR="000660AD" w:rsidRPr="002F5351">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2F5351">
        <w:rPr>
          <w:rFonts w:ascii="Times New Roman" w:eastAsia="宋体" w:hAnsi="Times New Roman" w:cs="Times New Roman"/>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BE2A5C" w:rsidRPr="002F5351">
        <w:rPr>
          <w:rFonts w:ascii="Times New Roman" w:eastAsia="宋体" w:hAnsi="Times New Roman" w:cs="Times New Roman"/>
          <w:noProof/>
          <w:color w:val="000000"/>
          <w:bdr w:val="none" w:sz="0" w:space="0" w:color="auto" w:frame="1"/>
          <w:lang w:eastAsia="zh-CN"/>
        </w:rPr>
        <w:fldChar w:fldCharType="begin"/>
      </w:r>
      <w:r w:rsidR="00BE2A5C"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2F5351">
        <w:rPr>
          <w:rFonts w:ascii="Times New Roman" w:eastAsia="宋体" w:hAnsi="Times New Roman" w:cs="Times New Roman"/>
          <w:noProof/>
          <w:color w:val="000000"/>
          <w:bdr w:val="none" w:sz="0" w:space="0" w:color="auto" w:frame="1"/>
          <w:lang w:eastAsia="zh-CN"/>
        </w:rPr>
        <w:fldChar w:fldCharType="separate"/>
      </w:r>
      <w:r w:rsidR="000660AD" w:rsidRPr="002F5351">
        <w:rPr>
          <w:rFonts w:ascii="Times New Roman" w:eastAsia="宋体" w:hAnsi="Times New Roman" w:cs="Times New Roman"/>
          <w:noProof/>
          <w:color w:val="000000"/>
          <w:bdr w:val="none" w:sz="0" w:space="0" w:color="auto" w:frame="1"/>
          <w:lang w:eastAsia="zh-CN"/>
        </w:rPr>
        <w:fldChar w:fldCharType="begin"/>
      </w:r>
      <w:r w:rsidR="000660AD" w:rsidRPr="002F5351">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BE2A5C" w:rsidRPr="002F5351">
        <w:rPr>
          <w:rFonts w:ascii="Times New Roman" w:eastAsia="宋体" w:hAnsi="Times New Roman" w:cs="Times New Roman"/>
          <w:noProof/>
          <w:color w:val="000000"/>
          <w:bdr w:val="none" w:sz="0" w:space="0" w:color="auto" w:frame="1"/>
          <w:lang w:eastAsia="zh-CN"/>
        </w:rPr>
        <w:fldChar w:fldCharType="end"/>
      </w:r>
      <w:r w:rsidR="000660AD" w:rsidRPr="002F5351">
        <w:rPr>
          <w:rFonts w:ascii="Times New Roman" w:eastAsia="宋体" w:hAnsi="Times New Roman" w:cs="Times New Roman"/>
          <w:color w:val="000000"/>
          <w:bdr w:val="none" w:sz="0" w:space="0" w:color="auto" w:frame="1"/>
          <w:lang w:eastAsia="zh-CN"/>
        </w:rPr>
        <w:fldChar w:fldCharType="end"/>
      </w:r>
      <w:r w:rsidR="000660AD" w:rsidRPr="002F5351">
        <w:rPr>
          <w:bdr w:val="none" w:sz="0" w:space="0" w:color="auto" w:frame="1"/>
          <w:lang w:eastAsia="zh-CN"/>
        </w:rPr>
        <w:fldChar w:fldCharType="begin"/>
      </w:r>
      <w:r w:rsidR="000660AD" w:rsidRPr="002F5351">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2F5351">
        <w:rPr>
          <w:bdr w:val="none" w:sz="0" w:space="0" w:color="auto" w:frame="1"/>
          <w:lang w:eastAsia="zh-CN"/>
        </w:rPr>
        <w:fldChar w:fldCharType="separate"/>
      </w:r>
      <w:r w:rsidR="003150E3" w:rsidRPr="002F5351">
        <w:rPr>
          <w:noProof/>
          <w:bdr w:val="none" w:sz="0" w:space="0" w:color="auto" w:frame="1"/>
          <w:lang w:eastAsia="zh-CN"/>
        </w:rPr>
        <w:fldChar w:fldCharType="begin"/>
      </w:r>
      <w:r w:rsidR="003150E3"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noProof/>
          <w:bdr w:val="none" w:sz="0" w:space="0" w:color="auto" w:frame="1"/>
          <w:lang w:eastAsia="zh-CN"/>
        </w:rPr>
        <w:fldChar w:fldCharType="separate"/>
      </w:r>
      <w:r w:rsidR="003150E3" w:rsidRPr="002F5351">
        <w:rPr>
          <w:noProof/>
          <w:bdr w:val="none" w:sz="0" w:space="0" w:color="auto" w:frame="1"/>
          <w:lang w:eastAsia="zh-CN"/>
        </w:rPr>
        <w:fldChar w:fldCharType="begin"/>
      </w:r>
      <w:r w:rsidR="003150E3"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2F5351">
        <w:rPr>
          <w:noProof/>
          <w:bdr w:val="none" w:sz="0" w:space="0" w:color="auto" w:frame="1"/>
          <w:lang w:eastAsia="zh-CN"/>
        </w:rPr>
        <w:fldChar w:fldCharType="separate"/>
      </w:r>
      <w:r w:rsidR="000660AD" w:rsidRPr="002F5351">
        <w:rPr>
          <w:noProof/>
          <w:bdr w:val="none" w:sz="0" w:space="0" w:color="auto" w:frame="1"/>
          <w:lang w:eastAsia="zh-CN"/>
        </w:rPr>
        <w:fldChar w:fldCharType="begin"/>
      </w:r>
      <w:r w:rsidR="000660AD" w:rsidRPr="002F5351">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2F5351">
        <w:rPr>
          <w:noProof/>
          <w:bdr w:val="none" w:sz="0" w:space="0" w:color="auto" w:frame="1"/>
          <w:lang w:eastAsia="zh-CN"/>
        </w:rPr>
        <w:fldChar w:fldCharType="end"/>
      </w:r>
      <w:r w:rsidR="003150E3" w:rsidRPr="002F5351">
        <w:rPr>
          <w:noProof/>
          <w:bdr w:val="none" w:sz="0" w:space="0" w:color="auto" w:frame="1"/>
          <w:lang w:eastAsia="zh-CN"/>
        </w:rPr>
        <w:fldChar w:fldCharType="end"/>
      </w:r>
      <w:r w:rsidR="003150E3" w:rsidRPr="002F5351">
        <w:rPr>
          <w:noProof/>
          <w:bdr w:val="none" w:sz="0" w:space="0" w:color="auto" w:frame="1"/>
          <w:lang w:eastAsia="zh-CN"/>
        </w:rPr>
        <w:fldChar w:fldCharType="end"/>
      </w:r>
      <w:r w:rsidR="000660AD" w:rsidRPr="002F5351">
        <w:rPr>
          <w:bdr w:val="none" w:sz="0" w:space="0" w:color="auto" w:frame="1"/>
          <w:lang w:eastAsia="zh-CN"/>
        </w:rPr>
        <w:fldChar w:fldCharType="end"/>
      </w:r>
    </w:p>
    <w:p w14:paraId="207CBAE2" w14:textId="77777777" w:rsidR="001E434E" w:rsidRDefault="001E434E" w:rsidP="001E434E">
      <w:pPr>
        <w:keepNext/>
      </w:pPr>
      <w:r>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58B15737" w:rsidR="001E434E" w:rsidRPr="0067169F" w:rsidRDefault="001E434E" w:rsidP="001E434E">
      <w:pPr>
        <w:pStyle w:val="aa"/>
        <w:rPr>
          <w:rFonts w:cs="Times New Roman"/>
        </w:rPr>
      </w:pPr>
      <w:r w:rsidRPr="0067169F">
        <w:rPr>
          <w:b/>
          <w:bCs/>
        </w:rPr>
        <w:t xml:space="preserve">Figure </w:t>
      </w:r>
      <w:r w:rsidRPr="0067169F">
        <w:rPr>
          <w:b/>
          <w:bCs/>
        </w:rPr>
        <w:fldChar w:fldCharType="begin"/>
      </w:r>
      <w:r w:rsidRPr="0067169F">
        <w:rPr>
          <w:b/>
          <w:bCs/>
        </w:rPr>
        <w:instrText xml:space="preserve"> SEQ Figure \* ARABIC </w:instrText>
      </w:r>
      <w:r w:rsidRPr="0067169F">
        <w:rPr>
          <w:b/>
          <w:bCs/>
        </w:rPr>
        <w:fldChar w:fldCharType="separate"/>
      </w:r>
      <w:r w:rsidR="00F64BC8" w:rsidRPr="0067169F">
        <w:rPr>
          <w:b/>
          <w:bCs/>
          <w:noProof/>
        </w:rPr>
        <w:t>5</w:t>
      </w:r>
      <w:r w:rsidRPr="0067169F">
        <w:rPr>
          <w:b/>
          <w:bCs/>
        </w:rPr>
        <w:fldChar w:fldCharType="end"/>
      </w:r>
      <w:r w:rsidRPr="0067169F">
        <w:rPr>
          <w:b/>
          <w:bCs/>
        </w:rPr>
        <w:t xml:space="preserve"> | The result of scPerb in the Hpoly dataset.</w:t>
      </w:r>
      <w:r w:rsidR="0067169F">
        <w:rPr>
          <w:b/>
          <w:bCs/>
        </w:rPr>
        <w:t xml:space="preserve"> </w:t>
      </w:r>
      <w:r w:rsidR="0067169F" w:rsidRPr="008C3555">
        <w:rPr>
          <w:b/>
          <w:bCs/>
        </w:rPr>
        <w:t>a</w:t>
      </w:r>
      <w:r w:rsidR="0067169F">
        <w:t xml:space="preserve">, A line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Pr>
          <w:rFonts w:hint="eastAsia"/>
        </w:rPr>
        <w:t>.</w:t>
      </w:r>
      <w:r w:rsidR="0067169F">
        <w:t xml:space="preserve"> </w:t>
      </w:r>
      <w:r w:rsidR="0067169F" w:rsidRPr="008C3555">
        <w:rPr>
          <w:b/>
          <w:bCs/>
        </w:rPr>
        <w:t>b-f</w:t>
      </w:r>
      <w:r w:rsidR="0067169F">
        <w:t>, The UMAP visualization of the control</w:t>
      </w:r>
      <w:r w:rsidR="008C3555">
        <w:t xml:space="preserve"> (blue dots)</w:t>
      </w:r>
      <w:r w:rsidR="0067169F">
        <w:t>, perbu</w:t>
      </w:r>
      <w:r w:rsidR="008C3555">
        <w:t>tated (orange dots), and predicted (green dots) condition of all the methods.</w:t>
      </w:r>
    </w:p>
    <w:p w14:paraId="46C31FAB" w14:textId="221DD365" w:rsidR="00AC6938" w:rsidRPr="00401D1F" w:rsidRDefault="00AC6938" w:rsidP="00401D1F">
      <w:pPr>
        <w:pStyle w:val="2"/>
      </w:pPr>
      <w:bookmarkStart w:id="915" w:name="_Toc145264481"/>
      <w:r w:rsidRPr="00401D1F">
        <w:lastRenderedPageBreak/>
        <w:t>scPerb has robust results across different datasets</w:t>
      </w:r>
      <w:r w:rsidR="005A7029" w:rsidRPr="00401D1F">
        <w:t>.</w:t>
      </w:r>
      <w:bookmarkEnd w:id="915"/>
    </w:p>
    <w:p w14:paraId="6D10251B" w14:textId="6EC585B8" w:rsidR="00C50CEB" w:rsidRPr="002F5351" w:rsidRDefault="00271C5B" w:rsidP="00274AE8">
      <w:pPr>
        <w:jc w:val="both"/>
        <w:rPr>
          <w:rFonts w:ascii="Times New Roman" w:hAnsi="Times New Roman" w:cs="Times New Roman"/>
        </w:rPr>
      </w:pPr>
      <w:r w:rsidRPr="002F5351">
        <w:rPr>
          <w:rFonts w:ascii="Times New Roman" w:hAnsi="Times New Roman" w:cs="Times New Roman"/>
        </w:rPr>
        <w:t xml:space="preserve">In alternative datasets, such as the </w:t>
      </w:r>
      <w:r w:rsidRPr="00AD4256">
        <w:rPr>
          <w:rFonts w:ascii="Times New Roman" w:hAnsi="Times New Roman" w:cs="Times New Roman"/>
          <w:i/>
          <w:iCs/>
          <w:rPrChange w:id="916" w:author="tang zijia" w:date="2023-09-10T18:43:00Z">
            <w:rPr>
              <w:rFonts w:ascii="Times New Roman" w:hAnsi="Times New Roman" w:cs="Times New Roman"/>
            </w:rPr>
          </w:rPrChange>
        </w:rPr>
        <w:t>H</w:t>
      </w:r>
      <w:ins w:id="917" w:author="tang zijia" w:date="2023-09-10T18:43:00Z">
        <w:r w:rsidR="00AD4256">
          <w:rPr>
            <w:rFonts w:ascii="Times New Roman" w:hAnsi="Times New Roman" w:cs="Times New Roman"/>
            <w:i/>
            <w:iCs/>
          </w:rPr>
          <w:t>.</w:t>
        </w:r>
      </w:ins>
      <w:r w:rsidRPr="00AD4256">
        <w:rPr>
          <w:rFonts w:ascii="Times New Roman" w:hAnsi="Times New Roman" w:cs="Times New Roman"/>
          <w:i/>
          <w:iCs/>
          <w:rPrChange w:id="918" w:author="tang zijia" w:date="2023-09-10T18:43:00Z">
            <w:rPr>
              <w:rFonts w:ascii="Times New Roman" w:hAnsi="Times New Roman" w:cs="Times New Roman"/>
            </w:rPr>
          </w:rPrChange>
        </w:rPr>
        <w:t>poly</w:t>
      </w:r>
      <w:r w:rsidRPr="002F5351">
        <w:rPr>
          <w:rFonts w:ascii="Times New Roman" w:hAnsi="Times New Roman" w:cs="Times New Roman"/>
        </w:rPr>
        <w:t xml:space="preserve"> dataset</w:t>
      </w:r>
      <w:r w:rsidR="007F286D" w:rsidRPr="002F5351">
        <w:rPr>
          <w:rFonts w:ascii="Times New Roman" w:hAnsi="Times New Roman" w:cs="Times New Roman"/>
        </w:rPr>
        <w:fldChar w:fldCharType="begin"/>
      </w:r>
      <w:r w:rsidR="00402CE6">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2F5351">
        <w:rPr>
          <w:rFonts w:ascii="Times New Roman" w:hAnsi="Times New Roman" w:cs="Times New Roman"/>
        </w:rPr>
        <w:fldChar w:fldCharType="separate"/>
      </w:r>
      <w:r w:rsidR="00402CE6">
        <w:rPr>
          <w:rFonts w:ascii="Times New Roman" w:hAnsi="Times New Roman" w:cs="Times New Roman"/>
          <w:noProof/>
        </w:rPr>
        <w:t>[26]</w:t>
      </w:r>
      <w:r w:rsidR="007F286D" w:rsidRPr="002F5351">
        <w:rPr>
          <w:rFonts w:ascii="Times New Roman" w:hAnsi="Times New Roman" w:cs="Times New Roman"/>
        </w:rPr>
        <w:fldChar w:fldCharType="end"/>
      </w:r>
      <w:r w:rsidRPr="002F5351">
        <w:rPr>
          <w:rFonts w:ascii="Times New Roman" w:hAnsi="Times New Roman" w:cs="Times New Roman"/>
        </w:rPr>
        <w:t>,</w:t>
      </w:r>
      <w:r w:rsidRPr="002F5351">
        <w:rPr>
          <w:rFonts w:ascii="Times New Roman" w:hAnsi="Times New Roman" w:cs="Times New Roman"/>
          <w:color w:val="FF0000"/>
        </w:rPr>
        <w:t xml:space="preserve"> </w:t>
      </w:r>
      <w:r w:rsidRPr="002F5351">
        <w:rPr>
          <w:rFonts w:ascii="Times New Roman" w:hAnsi="Times New Roman" w:cs="Times New Roman"/>
          <w:color w:val="000000" w:themeColor="text1"/>
        </w:rPr>
        <w:t>the robust predictive capacity of scPerb still remain</w:t>
      </w:r>
      <w:ins w:id="919" w:author="tang zijia" w:date="2023-09-10T18:43:00Z">
        <w:r w:rsidR="00AD4256">
          <w:rPr>
            <w:rFonts w:ascii="Times New Roman" w:hAnsi="Times New Roman" w:cs="Times New Roman"/>
            <w:color w:val="000000" w:themeColor="text1"/>
          </w:rPr>
          <w:t>ed</w:t>
        </w:r>
      </w:ins>
      <w:del w:id="920" w:author="tang zijia" w:date="2023-09-10T18:43:00Z">
        <w:r w:rsidRPr="002F5351" w:rsidDel="00AD4256">
          <w:rPr>
            <w:rFonts w:ascii="Times New Roman" w:hAnsi="Times New Roman" w:cs="Times New Roman"/>
            <w:color w:val="000000" w:themeColor="text1"/>
          </w:rPr>
          <w:delText>s</w:delText>
        </w:r>
      </w:del>
      <w:r w:rsidRPr="002F5351">
        <w:rPr>
          <w:rFonts w:ascii="Times New Roman" w:hAnsi="Times New Roman" w:cs="Times New Roman"/>
          <w:color w:val="000000" w:themeColor="text1"/>
        </w:rPr>
        <w:t xml:space="preserve">. </w:t>
      </w:r>
      <w:r w:rsidR="005A3C94">
        <w:rPr>
          <w:rFonts w:ascii="Times New Roman" w:hAnsi="Times New Roman" w:cs="Times New Roman"/>
          <w:color w:val="000000" w:themeColor="text1"/>
        </w:rPr>
        <w:t xml:space="preserve">For </w:t>
      </w:r>
      <w:r w:rsidRPr="002F5351">
        <w:rPr>
          <w:rFonts w:ascii="Times New Roman" w:hAnsi="Times New Roman" w:cs="Times New Roman"/>
          <w:color w:val="000000" w:themeColor="text1"/>
        </w:rPr>
        <w:t xml:space="preserve">the cell types in the </w:t>
      </w:r>
      <w:r w:rsidRPr="00AD4256">
        <w:rPr>
          <w:rFonts w:ascii="Times New Roman" w:hAnsi="Times New Roman" w:cs="Times New Roman"/>
          <w:i/>
          <w:iCs/>
          <w:color w:val="000000" w:themeColor="text1"/>
          <w:rPrChange w:id="921" w:author="tang zijia" w:date="2023-09-10T18:43:00Z">
            <w:rPr>
              <w:rFonts w:ascii="Times New Roman" w:hAnsi="Times New Roman" w:cs="Times New Roman"/>
              <w:color w:val="000000" w:themeColor="text1"/>
            </w:rPr>
          </w:rPrChange>
        </w:rPr>
        <w:t>H</w:t>
      </w:r>
      <w:ins w:id="922" w:author="tang zijia" w:date="2023-09-10T18:43:00Z">
        <w:r w:rsidR="00AD4256">
          <w:rPr>
            <w:rFonts w:ascii="Times New Roman" w:hAnsi="Times New Roman" w:cs="Times New Roman"/>
            <w:i/>
            <w:iCs/>
            <w:color w:val="000000" w:themeColor="text1"/>
          </w:rPr>
          <w:t>.</w:t>
        </w:r>
      </w:ins>
      <w:r w:rsidRPr="00AD4256">
        <w:rPr>
          <w:rFonts w:ascii="Times New Roman" w:hAnsi="Times New Roman" w:cs="Times New Roman"/>
          <w:i/>
          <w:iCs/>
          <w:color w:val="000000" w:themeColor="text1"/>
          <w:rPrChange w:id="923" w:author="tang zijia" w:date="2023-09-10T18:43:00Z">
            <w:rPr>
              <w:rFonts w:ascii="Times New Roman" w:hAnsi="Times New Roman" w:cs="Times New Roman"/>
              <w:color w:val="000000" w:themeColor="text1"/>
            </w:rPr>
          </w:rPrChange>
        </w:rPr>
        <w:t>poly</w:t>
      </w:r>
      <w:r w:rsidRPr="002F5351">
        <w:rPr>
          <w:rFonts w:ascii="Times New Roman" w:hAnsi="Times New Roman" w:cs="Times New Roman"/>
          <w:color w:val="000000" w:themeColor="text1"/>
        </w:rPr>
        <w:t xml:space="preserve"> dataset, scPerb gained a</w:t>
      </w:r>
      <w:r w:rsidR="009152C5">
        <w:rPr>
          <w:rFonts w:ascii="Times New Roman" w:hAnsi="Times New Roman" w:cs="Times New Roman"/>
          <w:color w:val="000000" w:themeColor="text1"/>
        </w:rPr>
        <w:t>n average of</w:t>
      </w:r>
      <w:r w:rsidRPr="002F5351">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2F5351">
        <w:rPr>
          <w:rFonts w:ascii="Times New Roman" w:hAnsi="Times New Roman" w:cs="Times New Roman"/>
        </w:rPr>
        <w:t xml:space="preserve"> </w:t>
      </w:r>
      <w:r w:rsidR="00B80563">
        <w:rPr>
          <w:rFonts w:ascii="Times New Roman" w:hAnsi="Times New Roman" w:cs="Times New Roman"/>
        </w:rPr>
        <w:t xml:space="preserve">as </w:t>
      </w:r>
      <w:r w:rsidRPr="002F5351">
        <w:rPr>
          <w:rFonts w:ascii="Times New Roman" w:hAnsi="Times New Roman" w:cs="Times New Roman"/>
        </w:rPr>
        <w:t>0.9</w:t>
      </w:r>
      <w:r w:rsidR="00C50CEB" w:rsidRPr="002F5351">
        <w:rPr>
          <w:rFonts w:ascii="Times New Roman" w:hAnsi="Times New Roman" w:cs="Times New Roman"/>
        </w:rPr>
        <w:t xml:space="preserve">6, which </w:t>
      </w:r>
      <w:ins w:id="924" w:author="tang zijia" w:date="2023-09-10T18:43:00Z">
        <w:r w:rsidR="00AD4256">
          <w:rPr>
            <w:rFonts w:ascii="Times New Roman" w:hAnsi="Times New Roman" w:cs="Times New Roman"/>
          </w:rPr>
          <w:t>was</w:t>
        </w:r>
      </w:ins>
      <w:del w:id="925" w:author="tang zijia" w:date="2023-09-10T18:43:00Z">
        <w:r w:rsidR="00C50CEB" w:rsidRPr="002F5351" w:rsidDel="00AD4256">
          <w:rPr>
            <w:rFonts w:ascii="Times New Roman" w:hAnsi="Times New Roman" w:cs="Times New Roman"/>
          </w:rPr>
          <w:delText>is</w:delText>
        </w:r>
      </w:del>
      <w:r w:rsidR="00C50CEB" w:rsidRPr="002F5351">
        <w:rPr>
          <w:rFonts w:ascii="Times New Roman" w:hAnsi="Times New Roman" w:cs="Times New Roman"/>
        </w:rPr>
        <w:t xml:space="preserve"> better than the </w:t>
      </w:r>
      <w:r w:rsidR="00C1021D" w:rsidRPr="002F5351">
        <w:rPr>
          <w:rFonts w:ascii="Times New Roman" w:hAnsi="Times New Roman" w:cs="Times New Roman"/>
        </w:rPr>
        <w:t>scG</w:t>
      </w:r>
      <w:ins w:id="926" w:author="tang zijia" w:date="2023-09-10T18:44:00Z">
        <w:r w:rsidR="00AD4256">
          <w:rPr>
            <w:rFonts w:ascii="Times New Roman" w:hAnsi="Times New Roman" w:cs="Times New Roman"/>
          </w:rPr>
          <w:t>en</w:t>
        </w:r>
      </w:ins>
      <w:del w:id="927" w:author="tang zijia" w:date="2023-09-10T18:43:00Z">
        <w:r w:rsidR="00C1021D" w:rsidRPr="002F5351" w:rsidDel="00AD4256">
          <w:rPr>
            <w:rFonts w:ascii="Times New Roman" w:hAnsi="Times New Roman" w:cs="Times New Roman"/>
          </w:rPr>
          <w:delText>EN</w:delText>
        </w:r>
      </w:del>
      <w:r w:rsidR="00C1021D" w:rsidRPr="002F5351">
        <w:rPr>
          <w:rFonts w:ascii="Times New Roman" w:hAnsi="Times New Roman" w:cs="Times New Roman"/>
        </w:rPr>
        <w:t xml:space="preserve"> and CVAE</w:t>
      </w:r>
      <w:r w:rsidR="00C50CEB" w:rsidRPr="002F5351">
        <w:rPr>
          <w:rFonts w:ascii="Times New Roman" w:hAnsi="Times New Roman" w:cs="Times New Roman"/>
        </w:rPr>
        <w:t xml:space="preserve"> (scG</w:t>
      </w:r>
      <w:ins w:id="928" w:author="tang zijia" w:date="2023-09-10T18:44:00Z">
        <w:r w:rsidR="00AD4256">
          <w:rPr>
            <w:rFonts w:ascii="Times New Roman" w:hAnsi="Times New Roman" w:cs="Times New Roman"/>
          </w:rPr>
          <w:t>en</w:t>
        </w:r>
      </w:ins>
      <w:del w:id="929" w:author="tang zijia" w:date="2023-09-10T18:44:00Z">
        <w:r w:rsidR="00C50CEB" w:rsidRPr="002F5351" w:rsidDel="00AD4256">
          <w:rPr>
            <w:rFonts w:ascii="Times New Roman" w:hAnsi="Times New Roman" w:cs="Times New Roman"/>
          </w:rPr>
          <w:delText>EN</w:delText>
        </w:r>
      </w:del>
      <w:r w:rsidR="00C50CEB" w:rsidRPr="002F5351">
        <w:rPr>
          <w:rFonts w:ascii="Times New Roman" w:hAnsi="Times New Roman" w:cs="Times New Roman"/>
        </w:rPr>
        <w:t xml:space="preserve">=0.95, CVAE=0.93), much better than </w:t>
      </w:r>
      <w:r w:rsidR="00C1021D" w:rsidRPr="002F5351">
        <w:rPr>
          <w:rFonts w:ascii="Times New Roman" w:hAnsi="Times New Roman" w:cs="Times New Roman"/>
        </w:rPr>
        <w:t>stGAN and sc-WGAN</w:t>
      </w:r>
      <w:r w:rsidR="00C50CEB" w:rsidRPr="002F5351">
        <w:rPr>
          <w:rFonts w:ascii="Times New Roman" w:hAnsi="Times New Roman" w:cs="Times New Roman"/>
        </w:rPr>
        <w:t xml:space="preserve"> (stGAN=0.38, sc-WGAN=0.14). The line plot in </w:t>
      </w:r>
      <w:r w:rsidR="00C50CEB" w:rsidRPr="00D37296">
        <w:rPr>
          <w:rFonts w:ascii="Times New Roman" w:hAnsi="Times New Roman" w:cs="Times New Roman"/>
          <w:b/>
          <w:bCs/>
          <w:rPrChange w:id="930" w:author="tang zijia" w:date="2023-09-10T17:22:00Z">
            <w:rPr>
              <w:rFonts w:ascii="Times New Roman" w:hAnsi="Times New Roman" w:cs="Times New Roman"/>
            </w:rPr>
          </w:rPrChange>
        </w:rPr>
        <w:t>Fig. 5a</w:t>
      </w:r>
      <w:r w:rsidR="00C50CEB" w:rsidRPr="002F5351">
        <w:rPr>
          <w:rFonts w:ascii="Times New Roman" w:hAnsi="Times New Roman" w:cs="Times New Roman"/>
        </w:rPr>
        <w:t xml:space="preserve"> also illustrated that scPerb</w:t>
      </w:r>
      <w:r w:rsidR="00347924" w:rsidRPr="002F5351">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2F5351">
        <w:rPr>
          <w:rFonts w:ascii="Times New Roman" w:hAnsi="Times New Roman" w:cs="Times New Roman"/>
        </w:rPr>
        <w:t xml:space="preserve"> compared with other methods in Tuft cells,</w:t>
      </w:r>
      <w:r w:rsidR="00C50CEB" w:rsidRPr="002F5351">
        <w:rPr>
          <w:rFonts w:ascii="Times New Roman" w:hAnsi="Times New Roman" w:cs="Times New Roman"/>
        </w:rPr>
        <w:t xml:space="preserve"> ha</w:t>
      </w:r>
      <w:r w:rsidR="00347924" w:rsidRPr="002F5351">
        <w:rPr>
          <w:rFonts w:ascii="Times New Roman" w:hAnsi="Times New Roman" w:cs="Times New Roman"/>
        </w:rPr>
        <w:t>ving</w:t>
      </w:r>
      <w:r w:rsidR="00C50CEB" w:rsidRPr="002F5351">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2F5351">
        <w:rPr>
          <w:rFonts w:ascii="Times New Roman" w:hAnsi="Times New Roman" w:cs="Times New Roman"/>
        </w:rPr>
        <w:t xml:space="preserve"> = 0.94</w:t>
      </w:r>
      <w:r w:rsidR="00347924" w:rsidRPr="002F5351">
        <w:rPr>
          <w:rFonts w:ascii="Times New Roman" w:hAnsi="Times New Roman" w:cs="Times New Roman"/>
        </w:rPr>
        <w:t>.</w:t>
      </w:r>
      <w:r w:rsidR="00C50CEB" w:rsidRPr="002F5351">
        <w:rPr>
          <w:rFonts w:ascii="Times New Roman" w:hAnsi="Times New Roman" w:cs="Times New Roman"/>
        </w:rPr>
        <w:t xml:space="preserve"> </w:t>
      </w:r>
      <w:r w:rsidR="00347924" w:rsidRPr="002F5351">
        <w:rPr>
          <w:rFonts w:ascii="Times New Roman" w:hAnsi="Times New Roman" w:cs="Times New Roman"/>
        </w:rPr>
        <w:t>W</w:t>
      </w:r>
      <w:r w:rsidR="00C50CEB" w:rsidRPr="002F5351">
        <w:rPr>
          <w:rFonts w:ascii="Times New Roman" w:hAnsi="Times New Roman" w:cs="Times New Roman"/>
        </w:rPr>
        <w:t xml:space="preserve">hile other VAE-based benchmarks had worse performance (scGEN=0.91, CVAE=0.84). </w:t>
      </w:r>
      <w:r w:rsidR="005C1BB0" w:rsidRPr="002F5351">
        <w:rPr>
          <w:rFonts w:ascii="Times New Roman" w:hAnsi="Times New Roman" w:cs="Times New Roman"/>
        </w:rPr>
        <w:t>In other cell types, the metrics of scPerb outperform</w:t>
      </w:r>
      <w:ins w:id="931" w:author="tang zijia" w:date="2023-09-10T18:44:00Z">
        <w:r w:rsidR="00AD4256">
          <w:rPr>
            <w:rFonts w:ascii="Times New Roman" w:hAnsi="Times New Roman" w:cs="Times New Roman"/>
          </w:rPr>
          <w:t>ed</w:t>
        </w:r>
      </w:ins>
      <w:r w:rsidR="005C1BB0" w:rsidRPr="002F5351">
        <w:rPr>
          <w:rFonts w:ascii="Times New Roman" w:hAnsi="Times New Roman" w:cs="Times New Roman"/>
        </w:rPr>
        <w:t xml:space="preserve"> the benchmarking in 7 out of 8 cell types. In the </w:t>
      </w:r>
      <w:r w:rsidR="00E74721" w:rsidRPr="002F5351">
        <w:rPr>
          <w:rFonts w:ascii="Times New Roman" w:hAnsi="Times New Roman" w:cs="Times New Roman"/>
        </w:rPr>
        <w:t>worst</w:t>
      </w:r>
      <w:r w:rsidR="005C1BB0" w:rsidRPr="002F5351">
        <w:rPr>
          <w:rFonts w:ascii="Times New Roman" w:hAnsi="Times New Roman" w:cs="Times New Roman"/>
        </w:rPr>
        <w:t xml:space="preserve"> case of prediction</w:t>
      </w:r>
      <w:r w:rsidR="00E74721" w:rsidRPr="002F5351">
        <w:rPr>
          <w:rFonts w:ascii="Times New Roman" w:hAnsi="Times New Roman" w:cs="Times New Roman"/>
        </w:rPr>
        <w:t xml:space="preserve">, </w:t>
      </w:r>
      <w:r w:rsidR="005C1BB0" w:rsidRPr="002F5351">
        <w:rPr>
          <w:rFonts w:ascii="Times New Roman" w:hAnsi="Times New Roman" w:cs="Times New Roman"/>
        </w:rPr>
        <w:t xml:space="preserve">the Endocrine cells, scPerb had </w:t>
      </w:r>
      <w:r w:rsidR="00E74721" w:rsidRPr="002F5351">
        <w:rPr>
          <w:rFonts w:ascii="Times New Roman" w:hAnsi="Times New Roman" w:cs="Times New Roman"/>
        </w:rPr>
        <w:t xml:space="preserve">the </w:t>
      </w:r>
      <w:r w:rsidR="005C1BB0" w:rsidRPr="002F5351">
        <w:rPr>
          <w:rFonts w:ascii="Times New Roman" w:hAnsi="Times New Roman" w:cs="Times New Roman"/>
        </w:rPr>
        <w:t>second-best performance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=0.87</m:t>
        </m:r>
      </m:oMath>
      <w:r w:rsidR="005C1BB0" w:rsidRPr="002F5351">
        <w:rPr>
          <w:rFonts w:ascii="Times New Roman" w:hAnsi="Times New Roman" w:cs="Times New Roman"/>
        </w:rPr>
        <w:t xml:space="preserve">), which </w:t>
      </w:r>
      <w:ins w:id="932" w:author="tang zijia" w:date="2023-09-10T18:44:00Z">
        <w:r w:rsidR="00AD4256">
          <w:rPr>
            <w:rFonts w:ascii="Times New Roman" w:hAnsi="Times New Roman" w:cs="Times New Roman"/>
          </w:rPr>
          <w:t>was</w:t>
        </w:r>
      </w:ins>
      <w:del w:id="933" w:author="tang zijia" w:date="2023-09-10T18:44:00Z">
        <w:r w:rsidR="005C1BB0" w:rsidRPr="002F5351" w:rsidDel="00AD4256">
          <w:rPr>
            <w:rFonts w:ascii="Times New Roman" w:hAnsi="Times New Roman" w:cs="Times New Roman"/>
          </w:rPr>
          <w:delText>is</w:delText>
        </w:r>
      </w:del>
      <w:r w:rsidR="005C1BB0" w:rsidRPr="002F5351">
        <w:rPr>
          <w:rFonts w:ascii="Times New Roman" w:hAnsi="Times New Roman" w:cs="Times New Roman"/>
        </w:rPr>
        <w:t xml:space="preserve"> also comparable with the best approach scGEN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2F5351">
        <w:rPr>
          <w:rFonts w:ascii="Times New Roman" w:hAnsi="Times New Roman" w:cs="Times New Roman"/>
        </w:rPr>
        <w:t>=0.89).</w:t>
      </w:r>
      <w:r w:rsidR="00C1021D" w:rsidRPr="002F5351">
        <w:rPr>
          <w:rFonts w:ascii="Times New Roman" w:hAnsi="Times New Roman" w:cs="Times New Roman"/>
        </w:rPr>
        <w:t xml:space="preserve"> The graph also show</w:t>
      </w:r>
      <w:ins w:id="934" w:author="tang zijia" w:date="2023-09-10T18:44:00Z">
        <w:r w:rsidR="00AD4256">
          <w:rPr>
            <w:rFonts w:ascii="Times New Roman" w:hAnsi="Times New Roman" w:cs="Times New Roman"/>
          </w:rPr>
          <w:t>ed</w:t>
        </w:r>
      </w:ins>
      <w:del w:id="935" w:author="tang zijia" w:date="2023-09-10T18:44:00Z">
        <w:r w:rsidR="00C1021D" w:rsidRPr="002F5351" w:rsidDel="00AD4256">
          <w:rPr>
            <w:rFonts w:ascii="Times New Roman" w:hAnsi="Times New Roman" w:cs="Times New Roman"/>
          </w:rPr>
          <w:delText>s</w:delText>
        </w:r>
      </w:del>
      <w:r w:rsidR="00C1021D" w:rsidRPr="002F5351">
        <w:rPr>
          <w:rFonts w:ascii="Times New Roman" w:hAnsi="Times New Roman" w:cs="Times New Roman"/>
        </w:rPr>
        <w:t xml:space="preserve"> that all VAE-based methods (scPerb, scG</w:t>
      </w:r>
      <w:ins w:id="936" w:author="tang zijia" w:date="2023-09-10T18:44:00Z">
        <w:r w:rsidR="00AD4256">
          <w:rPr>
            <w:rFonts w:ascii="Times New Roman" w:hAnsi="Times New Roman" w:cs="Times New Roman"/>
          </w:rPr>
          <w:t>en</w:t>
        </w:r>
      </w:ins>
      <w:del w:id="937" w:author="tang zijia" w:date="2023-09-10T18:44:00Z">
        <w:r w:rsidR="00C1021D" w:rsidRPr="002F5351" w:rsidDel="00AD4256">
          <w:rPr>
            <w:rFonts w:ascii="Times New Roman" w:hAnsi="Times New Roman" w:cs="Times New Roman"/>
          </w:rPr>
          <w:delText>EN</w:delText>
        </w:r>
      </w:del>
      <w:r w:rsidR="00C1021D" w:rsidRPr="002F5351">
        <w:rPr>
          <w:rFonts w:ascii="Times New Roman" w:hAnsi="Times New Roman" w:cs="Times New Roman"/>
        </w:rPr>
        <w:t>, CVAE) ha</w:t>
      </w:r>
      <w:ins w:id="938" w:author="tang zijia" w:date="2023-09-10T18:44:00Z">
        <w:r w:rsidR="00AD4256">
          <w:rPr>
            <w:rFonts w:ascii="Times New Roman" w:hAnsi="Times New Roman" w:cs="Times New Roman"/>
          </w:rPr>
          <w:t>d</w:t>
        </w:r>
      </w:ins>
      <w:del w:id="939" w:author="tang zijia" w:date="2023-09-10T18:44:00Z">
        <w:r w:rsidR="00C1021D" w:rsidRPr="002F5351" w:rsidDel="00AD4256">
          <w:rPr>
            <w:rFonts w:ascii="Times New Roman" w:hAnsi="Times New Roman" w:cs="Times New Roman"/>
          </w:rPr>
          <w:delText>ve</w:delText>
        </w:r>
      </w:del>
      <w:r w:rsidR="00C1021D" w:rsidRPr="002F5351">
        <w:rPr>
          <w:rFonts w:ascii="Times New Roman" w:hAnsi="Times New Roman" w:cs="Times New Roman"/>
        </w:rPr>
        <w:t xml:space="preserve"> a much better result than GAN-based methods (sc-WGAN, stGAN) (</w:t>
      </w:r>
      <w:r w:rsidR="00C1021D" w:rsidRPr="00D37296">
        <w:rPr>
          <w:rFonts w:ascii="Times New Roman" w:hAnsi="Times New Roman" w:cs="Times New Roman"/>
          <w:b/>
          <w:bCs/>
          <w:rPrChange w:id="940" w:author="tang zijia" w:date="2023-09-10T17:22:00Z">
            <w:rPr>
              <w:rFonts w:ascii="Times New Roman" w:hAnsi="Times New Roman" w:cs="Times New Roman"/>
            </w:rPr>
          </w:rPrChange>
        </w:rPr>
        <w:t>Fig. 5a</w:t>
      </w:r>
      <w:r w:rsidR="00C1021D" w:rsidRPr="002F5351">
        <w:rPr>
          <w:rFonts w:ascii="Times New Roman" w:hAnsi="Times New Roman" w:cs="Times New Roman"/>
        </w:rPr>
        <w:t>).</w:t>
      </w:r>
    </w:p>
    <w:p w14:paraId="5F21FFF6" w14:textId="7AA2648C" w:rsidR="008D207F" w:rsidRPr="002F5351" w:rsidRDefault="00271C5B" w:rsidP="00274AE8">
      <w:pPr>
        <w:jc w:val="both"/>
        <w:rPr>
          <w:rFonts w:ascii="Times New Roman" w:hAnsi="Times New Roman" w:cs="Times New Roman"/>
          <w:b/>
          <w:bCs/>
          <w:sz w:val="32"/>
          <w:szCs w:val="32"/>
        </w:rPr>
      </w:pPr>
      <w:r w:rsidRPr="002F5351">
        <w:rPr>
          <w:rFonts w:ascii="Times New Roman" w:hAnsi="Times New Roman" w:cs="Times New Roman"/>
        </w:rPr>
        <w:t xml:space="preserve">Moreover, scPerb made better predictions in this dataset, especially in </w:t>
      </w:r>
      <w:r w:rsidR="005C1BB0" w:rsidRPr="002F5351">
        <w:rPr>
          <w:rFonts w:ascii="Times New Roman" w:hAnsi="Times New Roman" w:cs="Times New Roman"/>
        </w:rPr>
        <w:t xml:space="preserve">the Enterocyte.Progenitor </w:t>
      </w:r>
      <w:r w:rsidRPr="002F5351">
        <w:rPr>
          <w:rFonts w:ascii="Times New Roman" w:hAnsi="Times New Roman" w:cs="Times New Roman"/>
        </w:rPr>
        <w:t xml:space="preserve">cells. In </w:t>
      </w:r>
      <w:r w:rsidRPr="00D37296">
        <w:rPr>
          <w:rFonts w:ascii="Times New Roman" w:hAnsi="Times New Roman" w:cs="Times New Roman"/>
          <w:b/>
          <w:bCs/>
          <w:rPrChange w:id="941" w:author="tang zijia" w:date="2023-09-10T17:22:00Z">
            <w:rPr>
              <w:rFonts w:ascii="Times New Roman" w:hAnsi="Times New Roman" w:cs="Times New Roman"/>
            </w:rPr>
          </w:rPrChange>
        </w:rPr>
        <w:t>Fig. 5</w:t>
      </w:r>
      <w:r w:rsidR="00D37F97" w:rsidRPr="00D37296">
        <w:rPr>
          <w:rFonts w:ascii="Times New Roman" w:hAnsi="Times New Roman" w:cs="Times New Roman"/>
          <w:b/>
          <w:bCs/>
          <w:rPrChange w:id="942" w:author="tang zijia" w:date="2023-09-10T17:22:00Z">
            <w:rPr>
              <w:rFonts w:ascii="Times New Roman" w:hAnsi="Times New Roman" w:cs="Times New Roman"/>
            </w:rPr>
          </w:rPrChange>
        </w:rPr>
        <w:t>b</w:t>
      </w:r>
      <w:ins w:id="943" w:author="tang zijia" w:date="2023-09-10T18:44:00Z">
        <w:r w:rsidR="00AD4256">
          <w:rPr>
            <w:rFonts w:ascii="Times New Roman" w:hAnsi="Times New Roman" w:cs="Times New Roman"/>
            <w:b/>
            <w:bCs/>
          </w:rPr>
          <w:t>,</w:t>
        </w:r>
      </w:ins>
      <w:r w:rsidRPr="002F5351">
        <w:rPr>
          <w:rFonts w:ascii="Times New Roman" w:hAnsi="Times New Roman" w:cs="Times New Roman"/>
        </w:rPr>
        <w:t xml:space="preserve"> the distance between the prediction (green dot) and real </w:t>
      </w:r>
      <w:ins w:id="944" w:author="tang zijia" w:date="2023-09-10T17:24:00Z">
        <w:r w:rsidR="004012DA">
          <w:rPr>
            <w:rFonts w:ascii="Times New Roman" w:hAnsi="Times New Roman" w:cs="Times New Roman"/>
            <w:lang w:eastAsia="zh-CN"/>
          </w:rPr>
          <w:t xml:space="preserve">perturbed </w:t>
        </w:r>
      </w:ins>
      <w:del w:id="945" w:author="tang zijia" w:date="2023-09-10T17:24:00Z">
        <w:r w:rsidRPr="002F5351" w:rsidDel="004012DA">
          <w:rPr>
            <w:rFonts w:ascii="Times New Roman" w:hAnsi="Times New Roman" w:cs="Times New Roman"/>
          </w:rPr>
          <w:delText xml:space="preserve">stimulation </w:delText>
        </w:r>
      </w:del>
      <w:r w:rsidRPr="002F5351">
        <w:rPr>
          <w:rFonts w:ascii="Times New Roman" w:hAnsi="Times New Roman" w:cs="Times New Roman"/>
        </w:rPr>
        <w:t xml:space="preserve">data (orange dot) was closer than the distance between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dataset to the control dataset (blue dot). For the other benchmarks, the VAE-base methods, scG</w:t>
      </w:r>
      <w:ins w:id="946" w:author="tang zijia" w:date="2023-09-10T18:44:00Z">
        <w:r w:rsidR="00AD4256">
          <w:rPr>
            <w:rFonts w:ascii="Times New Roman" w:hAnsi="Times New Roman" w:cs="Times New Roman"/>
          </w:rPr>
          <w:t>en</w:t>
        </w:r>
      </w:ins>
      <w:del w:id="947" w:author="tang zijia" w:date="2023-09-10T18:44:00Z">
        <w:r w:rsidRPr="002F5351" w:rsidDel="00AD4256">
          <w:rPr>
            <w:rFonts w:ascii="Times New Roman" w:hAnsi="Times New Roman" w:cs="Times New Roman"/>
          </w:rPr>
          <w:delText>EN</w:delText>
        </w:r>
      </w:del>
      <w:r w:rsidRPr="002F5351">
        <w:rPr>
          <w:rFonts w:ascii="Times New Roman" w:hAnsi="Times New Roman" w:cs="Times New Roman"/>
        </w:rPr>
        <w:t xml:space="preserve"> </w:t>
      </w:r>
      <w:r w:rsidR="00A93A8D" w:rsidRPr="002F5351">
        <w:rPr>
          <w:rFonts w:ascii="Times New Roman" w:hAnsi="Times New Roman" w:cs="Times New Roman"/>
        </w:rPr>
        <w:t>(</w:t>
      </w:r>
      <w:r w:rsidRPr="00D37296">
        <w:rPr>
          <w:rFonts w:ascii="Times New Roman" w:hAnsi="Times New Roman" w:cs="Times New Roman"/>
          <w:b/>
          <w:bCs/>
          <w:rPrChange w:id="948" w:author="tang zijia" w:date="2023-09-10T17:22:00Z">
            <w:rPr>
              <w:rFonts w:ascii="Times New Roman" w:hAnsi="Times New Roman" w:cs="Times New Roman"/>
            </w:rPr>
          </w:rPrChange>
        </w:rPr>
        <w:t>Fig. 5</w:t>
      </w:r>
      <w:r w:rsidR="00D37F97" w:rsidRPr="00D37296">
        <w:rPr>
          <w:rFonts w:ascii="Times New Roman" w:hAnsi="Times New Roman" w:cs="Times New Roman"/>
          <w:b/>
          <w:bCs/>
          <w:rPrChange w:id="949" w:author="tang zijia" w:date="2023-09-10T17:22:00Z">
            <w:rPr>
              <w:rFonts w:ascii="Times New Roman" w:hAnsi="Times New Roman" w:cs="Times New Roman"/>
            </w:rPr>
          </w:rPrChange>
        </w:rPr>
        <w:t>c</w:t>
      </w:r>
      <w:r w:rsidR="00A93A8D" w:rsidRPr="002F5351">
        <w:rPr>
          <w:rFonts w:ascii="Times New Roman" w:hAnsi="Times New Roman" w:cs="Times New Roman"/>
        </w:rPr>
        <w:t>)</w:t>
      </w:r>
      <w:r w:rsidRPr="002F5351">
        <w:rPr>
          <w:rFonts w:ascii="Times New Roman" w:hAnsi="Times New Roman" w:cs="Times New Roman"/>
        </w:rPr>
        <w:t xml:space="preserve"> and CVAE </w:t>
      </w:r>
      <w:r w:rsidR="00A93A8D" w:rsidRPr="002F5351">
        <w:rPr>
          <w:rFonts w:ascii="Times New Roman" w:hAnsi="Times New Roman" w:cs="Times New Roman"/>
        </w:rPr>
        <w:t>(</w:t>
      </w:r>
      <w:r w:rsidRPr="00D37296">
        <w:rPr>
          <w:rFonts w:ascii="Times New Roman" w:hAnsi="Times New Roman" w:cs="Times New Roman"/>
          <w:b/>
          <w:bCs/>
          <w:rPrChange w:id="950" w:author="tang zijia" w:date="2023-09-10T17:22:00Z">
            <w:rPr>
              <w:rFonts w:ascii="Times New Roman" w:hAnsi="Times New Roman" w:cs="Times New Roman"/>
            </w:rPr>
          </w:rPrChange>
        </w:rPr>
        <w:t>Fig. 5</w:t>
      </w:r>
      <w:r w:rsidR="00D37F97" w:rsidRPr="00D37296">
        <w:rPr>
          <w:rFonts w:ascii="Times New Roman" w:hAnsi="Times New Roman" w:cs="Times New Roman"/>
          <w:b/>
          <w:bCs/>
          <w:rPrChange w:id="951" w:author="tang zijia" w:date="2023-09-10T17:22:00Z">
            <w:rPr>
              <w:rFonts w:ascii="Times New Roman" w:hAnsi="Times New Roman" w:cs="Times New Roman"/>
            </w:rPr>
          </w:rPrChange>
        </w:rPr>
        <w:t>d</w:t>
      </w:r>
      <w:r w:rsidR="00A93A8D" w:rsidRPr="002F5351">
        <w:rPr>
          <w:rFonts w:ascii="Times New Roman" w:hAnsi="Times New Roman" w:cs="Times New Roman"/>
        </w:rPr>
        <w:t>)</w:t>
      </w:r>
      <w:r w:rsidRPr="002F5351">
        <w:rPr>
          <w:rFonts w:ascii="Times New Roman" w:hAnsi="Times New Roman" w:cs="Times New Roman"/>
        </w:rPr>
        <w:t xml:space="preserve"> c</w:t>
      </w:r>
      <w:ins w:id="952" w:author="tang zijia" w:date="2023-09-10T18:45:00Z">
        <w:r w:rsidR="00AD4256">
          <w:rPr>
            <w:rFonts w:ascii="Times New Roman" w:hAnsi="Times New Roman" w:cs="Times New Roman"/>
          </w:rPr>
          <w:t xml:space="preserve">ould </w:t>
        </w:r>
      </w:ins>
      <w:del w:id="953" w:author="tang zijia" w:date="2023-09-10T18:45:00Z">
        <w:r w:rsidRPr="002F5351" w:rsidDel="00AD4256">
          <w:rPr>
            <w:rFonts w:ascii="Times New Roman" w:hAnsi="Times New Roman" w:cs="Times New Roman"/>
          </w:rPr>
          <w:delText>an</w:delText>
        </w:r>
      </w:del>
      <w:r w:rsidR="00A93A8D" w:rsidRPr="002F5351">
        <w:rPr>
          <w:rFonts w:ascii="Times New Roman" w:hAnsi="Times New Roman" w:cs="Times New Roman"/>
        </w:rPr>
        <w:t>not</w:t>
      </w:r>
      <w:r w:rsidRPr="002F5351">
        <w:rPr>
          <w:rFonts w:ascii="Times New Roman" w:hAnsi="Times New Roman" w:cs="Times New Roman"/>
        </w:rPr>
        <w:t xml:space="preserve"> easily divide the control data samples from the prediction and </w:t>
      </w:r>
      <w:ins w:id="954" w:author="tang zijia" w:date="2023-09-10T17:24:00Z">
        <w:r w:rsidR="004012DA">
          <w:rPr>
            <w:rFonts w:ascii="Times New Roman" w:hAnsi="Times New Roman" w:cs="Times New Roman"/>
            <w:lang w:eastAsia="zh-CN"/>
          </w:rPr>
          <w:t xml:space="preserve">perturbed </w:t>
        </w:r>
      </w:ins>
      <w:del w:id="955" w:author="tang zijia" w:date="2023-09-10T17:24:00Z">
        <w:r w:rsidR="00A93A8D" w:rsidRPr="002F5351" w:rsidDel="004012DA">
          <w:rPr>
            <w:rFonts w:ascii="Times New Roman" w:hAnsi="Times New Roman" w:cs="Times New Roman"/>
          </w:rPr>
          <w:delText>stimulated</w:delText>
        </w:r>
        <w:r w:rsidRPr="002F5351" w:rsidDel="004012DA">
          <w:rPr>
            <w:rFonts w:ascii="Times New Roman" w:hAnsi="Times New Roman" w:cs="Times New Roman"/>
          </w:rPr>
          <w:delText xml:space="preserve"> </w:delText>
        </w:r>
      </w:del>
      <w:r w:rsidRPr="002F5351">
        <w:rPr>
          <w:rFonts w:ascii="Times New Roman" w:hAnsi="Times New Roman" w:cs="Times New Roman"/>
        </w:rPr>
        <w:t>data</w:t>
      </w:r>
      <w:r w:rsidR="00A93A8D" w:rsidRPr="002F5351">
        <w:rPr>
          <w:rFonts w:ascii="Times New Roman" w:hAnsi="Times New Roman" w:cs="Times New Roman"/>
        </w:rPr>
        <w:t>, so their prediction result</w:t>
      </w:r>
      <w:ins w:id="956" w:author="tang zijia" w:date="2023-09-10T18:45:00Z">
        <w:r w:rsidR="00AD4256">
          <w:rPr>
            <w:rFonts w:ascii="Times New Roman" w:hAnsi="Times New Roman" w:cs="Times New Roman"/>
          </w:rPr>
          <w:t>ed</w:t>
        </w:r>
      </w:ins>
      <w:del w:id="957" w:author="tang zijia" w:date="2023-09-10T18:45:00Z">
        <w:r w:rsidR="00A93A8D" w:rsidRPr="002F5351" w:rsidDel="00AD4256">
          <w:rPr>
            <w:rFonts w:ascii="Times New Roman" w:hAnsi="Times New Roman" w:cs="Times New Roman"/>
          </w:rPr>
          <w:delText>s</w:delText>
        </w:r>
      </w:del>
      <w:r w:rsidR="00A93A8D" w:rsidRPr="002F5351">
        <w:rPr>
          <w:rFonts w:ascii="Times New Roman" w:hAnsi="Times New Roman" w:cs="Times New Roman"/>
        </w:rPr>
        <w:t xml:space="preserve"> somewhere in between the control data samples and the </w:t>
      </w:r>
      <w:ins w:id="958" w:author="tang zijia" w:date="2023-09-10T17:24:00Z">
        <w:r w:rsidR="004012DA">
          <w:rPr>
            <w:rFonts w:ascii="Times New Roman" w:hAnsi="Times New Roman" w:cs="Times New Roman"/>
            <w:lang w:eastAsia="zh-CN"/>
          </w:rPr>
          <w:t xml:space="preserve">perturbed </w:t>
        </w:r>
      </w:ins>
      <w:del w:id="959" w:author="tang zijia" w:date="2023-09-10T17:24:00Z">
        <w:r w:rsidR="00A93A8D" w:rsidRPr="002F5351" w:rsidDel="004012DA">
          <w:rPr>
            <w:rFonts w:ascii="Times New Roman" w:hAnsi="Times New Roman" w:cs="Times New Roman"/>
          </w:rPr>
          <w:delText xml:space="preserve">stimulated </w:delText>
        </w:r>
      </w:del>
      <w:r w:rsidR="00A93A8D" w:rsidRPr="002F5351">
        <w:rPr>
          <w:rFonts w:ascii="Times New Roman" w:hAnsi="Times New Roman" w:cs="Times New Roman"/>
        </w:rPr>
        <w:t>data samples</w:t>
      </w:r>
      <w:r w:rsidRPr="002F5351">
        <w:rPr>
          <w:rFonts w:ascii="Times New Roman" w:hAnsi="Times New Roman" w:cs="Times New Roman"/>
        </w:rPr>
        <w:t xml:space="preserve">. And the GAN-based </w:t>
      </w:r>
      <w:r w:rsidR="007F286D" w:rsidRPr="002F5351">
        <w:rPr>
          <w:rFonts w:ascii="Times New Roman" w:hAnsi="Times New Roman" w:cs="Times New Roman"/>
          <w:lang w:eastAsia="zh-CN"/>
        </w:rPr>
        <w:t>approaches</w:t>
      </w:r>
      <w:r w:rsidRPr="002F5351">
        <w:rPr>
          <w:rFonts w:ascii="Times New Roman" w:hAnsi="Times New Roman" w:cs="Times New Roman"/>
        </w:rPr>
        <w:t>, the st</w:t>
      </w:r>
      <w:del w:id="960" w:author="tang zijia" w:date="2023-09-10T18:45:00Z">
        <w:r w:rsidRPr="002F5351" w:rsidDel="00AD4256">
          <w:rPr>
            <w:rFonts w:ascii="Times New Roman" w:hAnsi="Times New Roman" w:cs="Times New Roman"/>
          </w:rPr>
          <w:delText>-</w:delText>
        </w:r>
      </w:del>
      <w:r w:rsidRPr="002F5351">
        <w:rPr>
          <w:rFonts w:ascii="Times New Roman" w:hAnsi="Times New Roman" w:cs="Times New Roman"/>
        </w:rPr>
        <w:t xml:space="preserve">GAN in </w:t>
      </w:r>
      <w:r w:rsidRPr="00D37296">
        <w:rPr>
          <w:rFonts w:ascii="Times New Roman" w:hAnsi="Times New Roman" w:cs="Times New Roman"/>
          <w:b/>
          <w:bCs/>
          <w:rPrChange w:id="961" w:author="tang zijia" w:date="2023-09-10T17:22:00Z">
            <w:rPr>
              <w:rFonts w:ascii="Times New Roman" w:hAnsi="Times New Roman" w:cs="Times New Roman"/>
            </w:rPr>
          </w:rPrChange>
        </w:rPr>
        <w:t>Fig. 5</w:t>
      </w:r>
      <w:r w:rsidR="00D37F97" w:rsidRPr="00D37296">
        <w:rPr>
          <w:rFonts w:ascii="Times New Roman" w:hAnsi="Times New Roman" w:cs="Times New Roman"/>
          <w:b/>
          <w:bCs/>
          <w:rPrChange w:id="962" w:author="tang zijia" w:date="2023-09-10T17:22:00Z">
            <w:rPr>
              <w:rFonts w:ascii="Times New Roman" w:hAnsi="Times New Roman" w:cs="Times New Roman"/>
            </w:rPr>
          </w:rPrChange>
        </w:rPr>
        <w:t>e</w:t>
      </w:r>
      <w:r w:rsidRPr="002F5351">
        <w:rPr>
          <w:rFonts w:ascii="Times New Roman" w:hAnsi="Times New Roman" w:cs="Times New Roman"/>
        </w:rPr>
        <w:t xml:space="preserve"> and sc-wGAN in </w:t>
      </w:r>
      <w:r w:rsidRPr="00D37296">
        <w:rPr>
          <w:rFonts w:ascii="Times New Roman" w:hAnsi="Times New Roman" w:cs="Times New Roman"/>
          <w:b/>
          <w:bCs/>
          <w:rPrChange w:id="963" w:author="tang zijia" w:date="2023-09-10T17:23:00Z">
            <w:rPr>
              <w:rFonts w:ascii="Times New Roman" w:hAnsi="Times New Roman" w:cs="Times New Roman"/>
            </w:rPr>
          </w:rPrChange>
        </w:rPr>
        <w:t>Fig. 5f</w:t>
      </w:r>
      <w:r w:rsidRPr="002F5351">
        <w:rPr>
          <w:rFonts w:ascii="Times New Roman" w:hAnsi="Times New Roman" w:cs="Times New Roman"/>
        </w:rPr>
        <w:t xml:space="preserve"> indicated the prediction was far away from both the control and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datasets.</w:t>
      </w:r>
    </w:p>
    <w:p w14:paraId="375DCD00" w14:textId="71260C5E" w:rsidR="0042311F" w:rsidRPr="00274AE8" w:rsidRDefault="001E632B" w:rsidP="00401D1F">
      <w:pPr>
        <w:pStyle w:val="1"/>
      </w:pPr>
      <w:bookmarkStart w:id="964" w:name="_Toc145264482"/>
      <w:r w:rsidRPr="001E632B">
        <w:t>DISCUSSION</w:t>
      </w:r>
      <w:bookmarkEnd w:id="964"/>
    </w:p>
    <w:p w14:paraId="1F69037E" w14:textId="128A5CCE" w:rsidR="00D258F9" w:rsidRPr="002F5351" w:rsidRDefault="00D258F9" w:rsidP="00274AE8">
      <w:pPr>
        <w:jc w:val="both"/>
        <w:rPr>
          <w:rFonts w:ascii="Times New Roman" w:hAnsi="Times New Roman" w:cs="Times New Roman"/>
        </w:rPr>
      </w:pPr>
      <w:r w:rsidRPr="002F5351">
        <w:rPr>
          <w:rFonts w:ascii="Times New Roman" w:hAnsi="Times New Roman" w:cs="Times New Roman"/>
        </w:rPr>
        <w:t xml:space="preserve">scPerb is a generative model that dynamically </w:t>
      </w:r>
      <w:r w:rsidR="000660AD" w:rsidRPr="002F5351">
        <w:rPr>
          <w:rFonts w:ascii="Times New Roman" w:hAnsi="Times New Roman" w:cs="Times New Roman"/>
        </w:rPr>
        <w:t>transfers</w:t>
      </w:r>
      <w:r w:rsidRPr="002F5351">
        <w:rPr>
          <w:rFonts w:ascii="Times New Roman" w:hAnsi="Times New Roman" w:cs="Times New Roman"/>
        </w:rPr>
        <w:t xml:space="preserve"> the gene expression in the control dataset into the reliable </w:t>
      </w:r>
      <w:del w:id="965" w:author="tang zijia" w:date="2023-09-10T21:57:00Z">
        <w:r w:rsidR="000660AD" w:rsidRPr="002F5351" w:rsidDel="001209C2">
          <w:rPr>
            <w:rFonts w:ascii="Times New Roman" w:hAnsi="Times New Roman" w:cs="Times New Roman"/>
          </w:rPr>
          <w:delText>simulation</w:delText>
        </w:r>
        <w:r w:rsidRPr="002F5351" w:rsidDel="001209C2">
          <w:rPr>
            <w:rFonts w:ascii="Times New Roman" w:hAnsi="Times New Roman" w:cs="Times New Roman"/>
          </w:rPr>
          <w:delText xml:space="preserve"> </w:delText>
        </w:r>
      </w:del>
      <w:ins w:id="966" w:author="tang zijia" w:date="2023-09-10T21:57:00Z">
        <w:r w:rsidR="001209C2">
          <w:rPr>
            <w:rFonts w:ascii="Times New Roman" w:hAnsi="Times New Roman" w:cs="Times New Roman"/>
          </w:rPr>
          <w:t>perturbed</w:t>
        </w:r>
        <w:r w:rsidR="001209C2" w:rsidRPr="002F5351">
          <w:rPr>
            <w:rFonts w:ascii="Times New Roman" w:hAnsi="Times New Roman" w:cs="Times New Roman"/>
          </w:rPr>
          <w:t xml:space="preserve"> </w:t>
        </w:r>
      </w:ins>
      <w:r w:rsidRPr="002F5351">
        <w:rPr>
          <w:rFonts w:ascii="Times New Roman" w:hAnsi="Times New Roman" w:cs="Times New Roman"/>
        </w:rPr>
        <w:t>dataset. The encoder of scPerb project</w:t>
      </w:r>
      <w:ins w:id="967" w:author="tang zijia" w:date="2023-09-10T18:45:00Z">
        <w:r w:rsidR="00AD4256">
          <w:rPr>
            <w:rFonts w:ascii="Times New Roman" w:hAnsi="Times New Roman" w:cs="Times New Roman"/>
          </w:rPr>
          <w:t>s</w:t>
        </w:r>
      </w:ins>
      <w:del w:id="968" w:author="tang zijia" w:date="2023-09-10T18:45:00Z">
        <w:r w:rsidRPr="002F5351" w:rsidDel="00AD4256">
          <w:rPr>
            <w:rFonts w:ascii="Times New Roman" w:hAnsi="Times New Roman" w:cs="Times New Roman"/>
          </w:rPr>
          <w:delText>ed</w:delText>
        </w:r>
      </w:del>
      <w:r w:rsidRPr="002F5351">
        <w:rPr>
          <w:rFonts w:ascii="Times New Roman" w:hAnsi="Times New Roman" w:cs="Times New Roman"/>
        </w:rPr>
        <w:t xml:space="preserve"> the raw control gene expression into the high-dimensional latent space and </w:t>
      </w:r>
      <w:del w:id="969" w:author="tang zijia" w:date="2023-09-10T18:45:00Z">
        <w:r w:rsidR="000660AD" w:rsidRPr="002F5351" w:rsidDel="00AD4256">
          <w:rPr>
            <w:rFonts w:ascii="Times New Roman" w:hAnsi="Times New Roman" w:cs="Times New Roman" w:hint="eastAsia"/>
            <w:lang w:eastAsia="zh-CN"/>
          </w:rPr>
          <w:delText>aggregated</w:delText>
        </w:r>
      </w:del>
      <w:ins w:id="970" w:author="tang zijia" w:date="2023-09-10T18:45:00Z">
        <w:r w:rsidR="00AD4256">
          <w:rPr>
            <w:rFonts w:ascii="Times New Roman" w:hAnsi="Times New Roman" w:cs="Times New Roman" w:hint="eastAsia"/>
            <w:lang w:eastAsia="zh-CN"/>
          </w:rPr>
          <w:t>aggregates</w:t>
        </w:r>
      </w:ins>
      <w:r w:rsidRPr="002F5351">
        <w:rPr>
          <w:rFonts w:ascii="Times New Roman" w:hAnsi="Times New Roman" w:cs="Times New Roman"/>
        </w:rPr>
        <w:t xml:space="preserve"> </w:t>
      </w:r>
      <w:r w:rsidR="000660AD" w:rsidRPr="002F5351">
        <w:rPr>
          <w:rFonts w:ascii="Times New Roman" w:hAnsi="Times New Roman" w:cs="Times New Roman"/>
        </w:rPr>
        <w:t xml:space="preserve">it </w:t>
      </w:r>
      <w:r w:rsidRPr="002F5351">
        <w:rPr>
          <w:rFonts w:ascii="Times New Roman" w:hAnsi="Times New Roman" w:cs="Times New Roman"/>
        </w:rPr>
        <w:t xml:space="preserve">with the dataset-specific styles to generate </w:t>
      </w:r>
      <w:r w:rsidR="000660AD" w:rsidRPr="002F5351">
        <w:rPr>
          <w:rFonts w:ascii="Times New Roman" w:hAnsi="Times New Roman" w:cs="Times New Roman"/>
        </w:rPr>
        <w:t xml:space="preserve">a </w:t>
      </w:r>
      <w:r w:rsidRPr="002F5351">
        <w:rPr>
          <w:rFonts w:ascii="Times New Roman" w:hAnsi="Times New Roman" w:cs="Times New Roman"/>
        </w:rPr>
        <w:t xml:space="preserve">high-quality representation for the </w:t>
      </w:r>
      <w:r w:rsidR="008866CD" w:rsidRPr="008866CD">
        <w:rPr>
          <w:rFonts w:ascii="Times New Roman" w:hAnsi="Times New Roman" w:cs="Times New Roman"/>
          <w:color w:val="000000" w:themeColor="text1"/>
          <w:lang w:eastAsia="zh-CN"/>
        </w:rPr>
        <w:t>perturbed</w:t>
      </w:r>
      <w:r w:rsidR="008866CD" w:rsidRPr="002F5351">
        <w:rPr>
          <w:rFonts w:ascii="Times New Roman" w:hAnsi="Times New Roman" w:cs="Times New Roman"/>
        </w:rPr>
        <w:t xml:space="preserve"> </w:t>
      </w:r>
      <w:r w:rsidRPr="002F5351">
        <w:rPr>
          <w:rFonts w:ascii="Times New Roman" w:hAnsi="Times New Roman" w:cs="Times New Roman"/>
        </w:rPr>
        <w:t xml:space="preserve">dataset. Based on the representation, the decoder from scPerb can reconstruct gene </w:t>
      </w:r>
      <w:r w:rsidR="000660AD" w:rsidRPr="002F5351">
        <w:rPr>
          <w:rFonts w:ascii="Times New Roman" w:hAnsi="Times New Roman" w:cs="Times New Roman"/>
        </w:rPr>
        <w:t>expressions</w:t>
      </w:r>
      <w:r w:rsidR="00F50A94" w:rsidRPr="002F5351">
        <w:rPr>
          <w:rFonts w:ascii="Times New Roman" w:hAnsi="Times New Roman" w:cs="Times New Roman"/>
        </w:rPr>
        <w:t xml:space="preserve"> that are correlated with the mean of the </w:t>
      </w:r>
      <w:del w:id="971" w:author="tang zijia" w:date="2023-09-10T21:57:00Z">
        <w:r w:rsidR="000660AD" w:rsidRPr="002F5351" w:rsidDel="001209C2">
          <w:rPr>
            <w:rFonts w:ascii="Times New Roman" w:hAnsi="Times New Roman" w:cs="Times New Roman"/>
          </w:rPr>
          <w:delText>simulation</w:delText>
        </w:r>
        <w:r w:rsidR="00F50A94" w:rsidRPr="002F5351" w:rsidDel="001209C2">
          <w:rPr>
            <w:rFonts w:ascii="Times New Roman" w:hAnsi="Times New Roman" w:cs="Times New Roman"/>
          </w:rPr>
          <w:delText xml:space="preserve"> </w:delText>
        </w:r>
      </w:del>
      <w:ins w:id="972" w:author="tang zijia" w:date="2023-09-10T21:57:00Z">
        <w:r w:rsidR="001209C2">
          <w:rPr>
            <w:rFonts w:ascii="Times New Roman" w:hAnsi="Times New Roman" w:cs="Times New Roman"/>
          </w:rPr>
          <w:t>perturbed</w:t>
        </w:r>
        <w:r w:rsidR="001209C2" w:rsidRPr="002F5351">
          <w:rPr>
            <w:rFonts w:ascii="Times New Roman" w:hAnsi="Times New Roman" w:cs="Times New Roman"/>
          </w:rPr>
          <w:t xml:space="preserve"> </w:t>
        </w:r>
      </w:ins>
      <w:r w:rsidR="00F50A94" w:rsidRPr="002F5351">
        <w:rPr>
          <w:rFonts w:ascii="Times New Roman" w:hAnsi="Times New Roman" w:cs="Times New Roman"/>
        </w:rPr>
        <w:t>dataset. The experiments demonstrat</w:t>
      </w:r>
      <w:ins w:id="973" w:author="tang zijia" w:date="2023-09-10T18:45:00Z">
        <w:r w:rsidR="00AD4256">
          <w:rPr>
            <w:rFonts w:ascii="Times New Roman" w:hAnsi="Times New Roman" w:cs="Times New Roman"/>
          </w:rPr>
          <w:t>e</w:t>
        </w:r>
      </w:ins>
      <w:del w:id="974" w:author="tang zijia" w:date="2023-09-10T18:45:00Z">
        <w:r w:rsidR="00F50A94" w:rsidRPr="002F5351" w:rsidDel="00AD4256">
          <w:rPr>
            <w:rFonts w:ascii="Times New Roman" w:hAnsi="Times New Roman" w:cs="Times New Roman"/>
          </w:rPr>
          <w:delText>ed</w:delText>
        </w:r>
      </w:del>
      <w:r w:rsidR="00F50A94" w:rsidRPr="002F5351">
        <w:rPr>
          <w:rFonts w:ascii="Times New Roman" w:hAnsi="Times New Roman" w:cs="Times New Roman"/>
        </w:rPr>
        <w:t xml:space="preserve"> that scPerb can capture the latent content features and generate stable dataset-specific styles across different cell types and data from multiple studies. Moreover, </w:t>
      </w:r>
      <w:r w:rsidR="000660AD" w:rsidRPr="002F5351">
        <w:rPr>
          <w:rFonts w:ascii="Times New Roman" w:hAnsi="Times New Roman" w:cs="Times New Roman"/>
        </w:rPr>
        <w:t xml:space="preserve">the </w:t>
      </w:r>
      <w:r w:rsidR="00F50A94" w:rsidRPr="002F5351">
        <w:rPr>
          <w:rFonts w:ascii="Times New Roman" w:hAnsi="Times New Roman" w:cs="Times New Roman"/>
          <w:lang w:eastAsia="zh-CN"/>
        </w:rPr>
        <w:t xml:space="preserve">quantitative evaluation indicated the performance of scPerb </w:t>
      </w:r>
      <w:r w:rsidR="000660AD" w:rsidRPr="002F5351">
        <w:rPr>
          <w:rFonts w:ascii="Times New Roman" w:hAnsi="Times New Roman" w:cs="Times New Roman"/>
          <w:lang w:eastAsia="zh-CN"/>
        </w:rPr>
        <w:t>outperforms</w:t>
      </w:r>
      <w:r w:rsidR="00F50A94" w:rsidRPr="002F5351">
        <w:rPr>
          <w:rFonts w:ascii="Times New Roman" w:hAnsi="Times New Roman" w:cs="Times New Roman"/>
          <w:lang w:eastAsia="zh-CN"/>
        </w:rPr>
        <w:t xml:space="preserve"> </w:t>
      </w:r>
      <w:r w:rsidR="000660AD" w:rsidRPr="002F5351">
        <w:rPr>
          <w:rFonts w:ascii="Times New Roman" w:hAnsi="Times New Roman" w:cs="Times New Roman"/>
          <w:lang w:eastAsia="zh-CN"/>
        </w:rPr>
        <w:t>four</w:t>
      </w:r>
      <w:r w:rsidR="00F50A94" w:rsidRPr="002F5351">
        <w:rPr>
          <w:rFonts w:ascii="Times New Roman" w:hAnsi="Times New Roman" w:cs="Times New Roman"/>
          <w:lang w:eastAsia="zh-CN"/>
        </w:rPr>
        <w:t xml:space="preserve"> representative </w:t>
      </w:r>
      <w:r w:rsidR="000660AD" w:rsidRPr="002F5351">
        <w:rPr>
          <w:rFonts w:ascii="Times New Roman" w:hAnsi="Times New Roman" w:cs="Times New Roman"/>
          <w:lang w:eastAsia="zh-CN"/>
        </w:rPr>
        <w:t>benchmarks</w:t>
      </w:r>
      <w:r w:rsidR="00F50A94" w:rsidRPr="002F5351">
        <w:rPr>
          <w:rFonts w:ascii="Times New Roman" w:hAnsi="Times New Roman" w:cs="Times New Roman"/>
          <w:lang w:eastAsia="zh-CN"/>
        </w:rPr>
        <w:t>, having state-of-the-art results in three different datasets.</w:t>
      </w:r>
    </w:p>
    <w:p w14:paraId="7F5F6AAB" w14:textId="67713E7D" w:rsidR="00F50A94" w:rsidRDefault="00F50A94" w:rsidP="00274AE8">
      <w:pPr>
        <w:jc w:val="both"/>
        <w:rPr>
          <w:ins w:id="975" w:author="tang zijia" w:date="2023-09-10T22:06:00Z"/>
          <w:rFonts w:ascii="Times New Roman" w:hAnsi="Times New Roman" w:cs="Times New Roman"/>
        </w:rPr>
      </w:pPr>
      <w:r w:rsidRPr="002F5351">
        <w:rPr>
          <w:rFonts w:ascii="Times New Roman" w:hAnsi="Times New Roman" w:cs="Times New Roman"/>
        </w:rPr>
        <w:t>Compared with the traditional works</w:t>
      </w:r>
      <w:r w:rsidR="002702F8" w:rsidRPr="002F5351">
        <w:rPr>
          <w:rFonts w:ascii="Times New Roman" w:hAnsi="Times New Roman" w:cs="Times New Roman"/>
        </w:rPr>
        <w:t xml:space="preserve"> </w:t>
      </w:r>
      <w:r w:rsidR="002702F8" w:rsidRPr="002F5351">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Pr>
          <w:rFonts w:ascii="Times New Roman" w:hAnsi="Times New Roman" w:cs="Times New Roman"/>
        </w:rPr>
        <w:instrText xml:space="preserve"> ADDIN EN.CITE </w:instrText>
      </w:r>
      <w:r w:rsidR="00E274ED">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Pr>
          <w:rFonts w:ascii="Times New Roman" w:hAnsi="Times New Roman" w:cs="Times New Roman"/>
        </w:rPr>
        <w:instrText xml:space="preserve"> ADDIN EN.CITE.DATA </w:instrText>
      </w:r>
      <w:r w:rsidR="00E274ED">
        <w:rPr>
          <w:rFonts w:ascii="Times New Roman" w:hAnsi="Times New Roman" w:cs="Times New Roman"/>
        </w:rPr>
      </w:r>
      <w:r w:rsidR="00E274ED">
        <w:rPr>
          <w:rFonts w:ascii="Times New Roman" w:hAnsi="Times New Roman" w:cs="Times New Roman"/>
        </w:rPr>
        <w:fldChar w:fldCharType="end"/>
      </w:r>
      <w:r w:rsidR="002702F8" w:rsidRPr="002F5351">
        <w:rPr>
          <w:rFonts w:ascii="Times New Roman" w:hAnsi="Times New Roman" w:cs="Times New Roman"/>
        </w:rPr>
        <w:fldChar w:fldCharType="separate"/>
      </w:r>
      <w:r w:rsidR="00402CE6">
        <w:rPr>
          <w:rFonts w:ascii="Times New Roman" w:hAnsi="Times New Roman" w:cs="Times New Roman"/>
          <w:noProof/>
        </w:rPr>
        <w:t>[21-24]</w:t>
      </w:r>
      <w:r w:rsidR="002702F8" w:rsidRPr="002F5351">
        <w:rPr>
          <w:rFonts w:ascii="Times New Roman" w:hAnsi="Times New Roman" w:cs="Times New Roman"/>
        </w:rPr>
        <w:fldChar w:fldCharType="end"/>
      </w:r>
      <w:r w:rsidRPr="002F5351">
        <w:rPr>
          <w:rFonts w:ascii="Times New Roman" w:hAnsi="Times New Roman" w:cs="Times New Roman"/>
        </w:rPr>
        <w:t xml:space="preserve">, scPerb </w:t>
      </w:r>
      <w:del w:id="976" w:author="tang zijia" w:date="2023-09-10T15:04:00Z">
        <w:r w:rsidRPr="002F5351" w:rsidDel="005063CB">
          <w:rPr>
            <w:rFonts w:ascii="Times New Roman" w:hAnsi="Times New Roman" w:cs="Times New Roman"/>
          </w:rPr>
          <w:delText>i</w:delText>
        </w:r>
      </w:del>
      <w:del w:id="977" w:author="tang zijia" w:date="2023-09-10T18:45:00Z">
        <w:r w:rsidRPr="002F5351" w:rsidDel="00AD4256">
          <w:rPr>
            <w:rFonts w:ascii="Times New Roman" w:hAnsi="Times New Roman" w:cs="Times New Roman" w:hint="eastAsia"/>
            <w:lang w:eastAsia="zh-CN"/>
          </w:rPr>
          <w:delText>s</w:delText>
        </w:r>
      </w:del>
      <w:ins w:id="978" w:author="tang zijia" w:date="2023-09-10T18:45:00Z">
        <w:r w:rsidR="00AD4256">
          <w:rPr>
            <w:rFonts w:ascii="Times New Roman" w:hAnsi="Times New Roman" w:cs="Times New Roman" w:hint="eastAsia"/>
            <w:lang w:eastAsia="zh-CN"/>
          </w:rPr>
          <w:t>is</w:t>
        </w:r>
      </w:ins>
      <w:r w:rsidRPr="002F5351">
        <w:rPr>
          <w:rFonts w:ascii="Times New Roman" w:hAnsi="Times New Roman" w:cs="Times New Roman"/>
        </w:rPr>
        <w:t xml:space="preserve"> a data-driven algorithm that can fully explore the gene expression in the raw dataset and </w:t>
      </w:r>
      <w:del w:id="979" w:author="tang zijia" w:date="2023-09-10T15:04:00Z">
        <w:r w:rsidRPr="002F5351" w:rsidDel="005063CB">
          <w:rPr>
            <w:rFonts w:ascii="Times New Roman" w:hAnsi="Times New Roman" w:cs="Times New Roman"/>
          </w:rPr>
          <w:delText>didn’t</w:delText>
        </w:r>
      </w:del>
      <w:ins w:id="980" w:author="tang zijia" w:date="2023-09-10T15:04:00Z">
        <w:r w:rsidR="005063CB">
          <w:rPr>
            <w:rFonts w:ascii="Times New Roman" w:hAnsi="Times New Roman" w:cs="Times New Roman"/>
          </w:rPr>
          <w:t>does not</w:t>
        </w:r>
      </w:ins>
      <w:r w:rsidRPr="002F5351">
        <w:rPr>
          <w:rFonts w:ascii="Times New Roman" w:hAnsi="Times New Roman" w:cs="Times New Roman"/>
        </w:rPr>
        <w:t xml:space="preserve"> rely on solid domain priors. On the opposite, the traditional works extract the </w:t>
      </w:r>
      <w:r w:rsidR="00D631C6" w:rsidRPr="002F5351">
        <w:rPr>
          <w:rFonts w:ascii="Times New Roman" w:hAnsi="Times New Roman" w:cs="Times New Roman"/>
        </w:rPr>
        <w:t>principle</w:t>
      </w:r>
      <w:r w:rsidR="000E6784" w:rsidRPr="002F5351">
        <w:rPr>
          <w:rFonts w:ascii="Times New Roman" w:hAnsi="Times New Roman" w:cs="Times New Roman"/>
        </w:rPr>
        <w:t xml:space="preserve"> </w:t>
      </w:r>
      <w:r w:rsidRPr="002F5351">
        <w:rPr>
          <w:rFonts w:ascii="Times New Roman" w:hAnsi="Times New Roman" w:cs="Times New Roman"/>
        </w:rPr>
        <w:t xml:space="preserve">components and build up a </w:t>
      </w:r>
      <w:r w:rsidR="000660AD" w:rsidRPr="002F5351">
        <w:rPr>
          <w:rFonts w:ascii="Times New Roman" w:hAnsi="Times New Roman" w:cs="Times New Roman"/>
        </w:rPr>
        <w:t>graph-based</w:t>
      </w:r>
      <w:r w:rsidRPr="002F5351">
        <w:rPr>
          <w:rFonts w:ascii="Times New Roman" w:hAnsi="Times New Roman" w:cs="Times New Roman"/>
        </w:rPr>
        <w:t xml:space="preserve"> model in the low-dimensional manifold.  Such methods </w:t>
      </w:r>
      <w:r w:rsidR="00D631C6" w:rsidRPr="002F5351">
        <w:rPr>
          <w:rFonts w:ascii="Times New Roman" w:hAnsi="Times New Roman" w:cs="Times New Roman"/>
        </w:rPr>
        <w:t xml:space="preserve">relied heavily on the experienced domain knowledge, and lack of generalization abilities. Compared with other </w:t>
      </w:r>
      <w:r w:rsidR="000660AD" w:rsidRPr="002F5351">
        <w:rPr>
          <w:rFonts w:ascii="Times New Roman" w:hAnsi="Times New Roman" w:cs="Times New Roman"/>
        </w:rPr>
        <w:t>data-driven</w:t>
      </w:r>
      <w:r w:rsidR="00D631C6" w:rsidRPr="002F5351">
        <w:rPr>
          <w:rFonts w:ascii="Times New Roman" w:hAnsi="Times New Roman" w:cs="Times New Roman"/>
        </w:rPr>
        <w:t xml:space="preserve"> algorithms, scPerb incorporates the stableness from the VAE settings and </w:t>
      </w:r>
      <w:r w:rsidR="000660AD" w:rsidRPr="002F5351">
        <w:rPr>
          <w:rFonts w:ascii="Times New Roman" w:hAnsi="Times New Roman" w:cs="Times New Roman"/>
        </w:rPr>
        <w:t>exploits</w:t>
      </w:r>
      <w:r w:rsidR="00D631C6" w:rsidRPr="002F5351">
        <w:rPr>
          <w:rFonts w:ascii="Times New Roman" w:hAnsi="Times New Roman" w:cs="Times New Roman"/>
        </w:rPr>
        <w:t xml:space="preserve"> the advantage </w:t>
      </w:r>
      <w:r w:rsidR="000660AD" w:rsidRPr="002F5351">
        <w:rPr>
          <w:rFonts w:ascii="Times New Roman" w:hAnsi="Times New Roman" w:cs="Times New Roman"/>
        </w:rPr>
        <w:t>of</w:t>
      </w:r>
      <w:r w:rsidR="00D631C6" w:rsidRPr="002F5351">
        <w:rPr>
          <w:rFonts w:ascii="Times New Roman" w:hAnsi="Times New Roman" w:cs="Times New Roman"/>
        </w:rPr>
        <w:t xml:space="preserve"> the GAN to generate high-quality samples.</w:t>
      </w:r>
    </w:p>
    <w:p w14:paraId="64F491B1" w14:textId="5C6E4170" w:rsidR="005B34FC" w:rsidRPr="00713497" w:rsidRDefault="005B34FC" w:rsidP="00274AE8">
      <w:pPr>
        <w:jc w:val="both"/>
        <w:rPr>
          <w:rFonts w:ascii="Times New Roman" w:hAnsi="Times New Roman" w:cs="Times New Roman"/>
        </w:rPr>
      </w:pPr>
      <w:commentRangeStart w:id="981"/>
      <w:ins w:id="982" w:author="tang zijia" w:date="2023-09-10T22:10:00Z">
        <w:r>
          <w:rPr>
            <w:rFonts w:ascii="Times New Roman" w:hAnsi="Times New Roman" w:cs="Times New Roman" w:hint="eastAsia"/>
          </w:rPr>
          <w:lastRenderedPageBreak/>
          <w:t>H</w:t>
        </w:r>
        <w:r>
          <w:rPr>
            <w:rFonts w:ascii="Times New Roman" w:hAnsi="Times New Roman" w:cs="Times New Roman"/>
          </w:rPr>
          <w:t xml:space="preserve">owever, minor problems still exist. In </w:t>
        </w:r>
        <w:r w:rsidRPr="002F5351">
          <w:rPr>
            <w:rFonts w:ascii="Times New Roman" w:hAnsi="Times New Roman" w:cs="Times New Roman"/>
          </w:rPr>
          <w:t>Endocrine cells</w:t>
        </w:r>
      </w:ins>
      <w:ins w:id="983" w:author="tang zijia" w:date="2023-09-10T22:11:00Z">
        <w:r>
          <w:rPr>
            <w:rFonts w:ascii="Times New Roman" w:hAnsi="Times New Roman" w:cs="Times New Roman"/>
          </w:rPr>
          <w:t xml:space="preserve"> in the </w:t>
        </w:r>
        <w:r w:rsidRPr="00E274ED">
          <w:rPr>
            <w:rFonts w:ascii="Times New Roman" w:hAnsi="Times New Roman" w:cs="Times New Roman"/>
            <w:i/>
            <w:iCs/>
            <w:rPrChange w:id="984" w:author="tang zijia" w:date="2023-09-10T22:16:00Z">
              <w:rPr>
                <w:rFonts w:ascii="Times New Roman" w:hAnsi="Times New Roman" w:cs="Times New Roman"/>
              </w:rPr>
            </w:rPrChange>
          </w:rPr>
          <w:t>H.poly</w:t>
        </w:r>
        <w:r>
          <w:rPr>
            <w:rFonts w:ascii="Times New Roman" w:hAnsi="Times New Roman" w:cs="Times New Roman"/>
          </w:rPr>
          <w:t xml:space="preserve"> dataset, </w:t>
        </w:r>
      </w:ins>
      <w:ins w:id="985" w:author="tang zijia" w:date="2023-09-10T22:14:00Z">
        <w:r w:rsidR="00E274ED">
          <w:rPr>
            <w:rFonts w:ascii="Times New Roman" w:hAnsi="Times New Roman" w:cs="Times New Roman"/>
          </w:rPr>
          <w:t>one of the</w:t>
        </w:r>
      </w:ins>
      <w:ins w:id="986" w:author="tang zijia" w:date="2023-09-10T22:26:00Z">
        <w:r w:rsidR="00713497">
          <w:rPr>
            <w:rFonts w:ascii="Times New Roman" w:hAnsi="Times New Roman" w:cs="Times New Roman"/>
          </w:rPr>
          <w:t xml:space="preserve"> </w:t>
        </w:r>
      </w:ins>
      <w:ins w:id="987" w:author="tang zijia" w:date="2023-09-10T22:14:00Z">
        <w:r w:rsidR="00E274ED">
          <w:rPr>
            <w:rFonts w:ascii="Times New Roman" w:hAnsi="Times New Roman" w:cs="Times New Roman"/>
          </w:rPr>
          <w:t>cell types</w:t>
        </w:r>
      </w:ins>
      <w:ins w:id="988" w:author="tang zijia" w:date="2023-09-10T22:26:00Z">
        <w:r w:rsidR="00713497">
          <w:rPr>
            <w:rFonts w:ascii="Times New Roman" w:hAnsi="Times New Roman" w:cs="Times New Roman"/>
          </w:rPr>
          <w:t xml:space="preserve"> containing the fewest cells</w:t>
        </w:r>
      </w:ins>
      <w:ins w:id="989" w:author="tang zijia" w:date="2023-09-10T22:14:00Z">
        <w:r w:rsidR="00E274ED">
          <w:rPr>
            <w:rFonts w:ascii="Times New Roman" w:hAnsi="Times New Roman" w:cs="Times New Roman"/>
          </w:rPr>
          <w:t xml:space="preserve"> in the </w:t>
        </w:r>
        <w:r w:rsidR="00E274ED" w:rsidRPr="00E274ED">
          <w:rPr>
            <w:rFonts w:ascii="Times New Roman" w:hAnsi="Times New Roman" w:cs="Times New Roman"/>
            <w:i/>
            <w:iCs/>
            <w:rPrChange w:id="990" w:author="tang zijia" w:date="2023-09-10T22:16:00Z">
              <w:rPr>
                <w:rFonts w:ascii="Times New Roman" w:hAnsi="Times New Roman" w:cs="Times New Roman"/>
              </w:rPr>
            </w:rPrChange>
          </w:rPr>
          <w:t>H.poly</w:t>
        </w:r>
        <w:r w:rsidR="00E274ED">
          <w:rPr>
            <w:rFonts w:ascii="Times New Roman" w:hAnsi="Times New Roman" w:cs="Times New Roman"/>
          </w:rPr>
          <w:t xml:space="preserve"> dataset (</w:t>
        </w:r>
      </w:ins>
      <w:ins w:id="991" w:author="tang zijia" w:date="2023-09-10T22:15:00Z">
        <w:r w:rsidR="00E274ED">
          <w:rPr>
            <w:rFonts w:ascii="Times New Roman" w:hAnsi="Times New Roman" w:cs="Times New Roman"/>
          </w:rPr>
          <w:t>163 in 5059</w:t>
        </w:r>
      </w:ins>
      <w:ins w:id="992" w:author="tang zijia" w:date="2023-09-10T22:14:00Z">
        <w:r w:rsidR="00E274ED">
          <w:rPr>
            <w:rFonts w:ascii="Times New Roman" w:hAnsi="Times New Roman" w:cs="Times New Roman"/>
          </w:rPr>
          <w:t>), scPerb makes predictions slightly worse than scGen</w:t>
        </w:r>
      </w:ins>
      <w:ins w:id="993" w:author="tang zijia" w:date="2023-09-10T22:16:00Z">
        <w:r w:rsidR="00E274ED">
          <w:rPr>
            <w:rFonts w:ascii="Times New Roman" w:hAnsi="Times New Roman" w:cs="Times New Roman"/>
          </w:rPr>
          <w:t xml:space="preserve"> </w:t>
        </w:r>
      </w:ins>
      <w:r w:rsidR="00E274ED">
        <w:rPr>
          <w:rFonts w:ascii="Times New Roman" w:hAnsi="Times New Roman" w:cs="Times New Roman"/>
        </w:rPr>
        <w:fldChar w:fldCharType="begin"/>
      </w:r>
      <w:r w:rsidR="00E274ED">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Pr>
          <w:rFonts w:ascii="Times New Roman" w:hAnsi="Times New Roman" w:cs="Times New Roman"/>
        </w:rPr>
        <w:fldChar w:fldCharType="separate"/>
      </w:r>
      <w:r w:rsidR="00E274ED">
        <w:rPr>
          <w:rFonts w:ascii="Times New Roman" w:hAnsi="Times New Roman" w:cs="Times New Roman"/>
          <w:noProof/>
        </w:rPr>
        <w:t>[23]</w:t>
      </w:r>
      <w:r w:rsidR="00E274ED">
        <w:rPr>
          <w:rFonts w:ascii="Times New Roman" w:hAnsi="Times New Roman" w:cs="Times New Roman"/>
        </w:rPr>
        <w:fldChar w:fldCharType="end"/>
      </w:r>
      <w:ins w:id="994" w:author="tang zijia" w:date="2023-09-10T22:14:00Z">
        <w:r w:rsidR="00E274ED">
          <w:rPr>
            <w:rFonts w:ascii="Times New Roman" w:hAnsi="Times New Roman" w:cs="Times New Roman"/>
          </w:rPr>
          <w:t>.</w:t>
        </w:r>
      </w:ins>
      <w:ins w:id="995" w:author="tang zijia" w:date="2023-09-10T22:15:00Z">
        <w:r w:rsidR="00E274ED">
          <w:rPr>
            <w:rFonts w:ascii="Times New Roman" w:hAnsi="Times New Roman" w:cs="Times New Roman"/>
          </w:rPr>
          <w:t xml:space="preserve"> </w:t>
        </w:r>
      </w:ins>
      <w:ins w:id="996" w:author="tang zijia" w:date="2023-09-10T22:17:00Z">
        <w:r w:rsidR="00E274ED">
          <w:rPr>
            <w:rFonts w:ascii="Times New Roman" w:hAnsi="Times New Roman" w:cs="Times New Roman"/>
          </w:rPr>
          <w:t xml:space="preserve">Using </w:t>
        </w:r>
      </w:ins>
      <m:oMath>
        <m:sSup>
          <m:sSupPr>
            <m:ctrlPr>
              <w:ins w:id="997" w:author="tang zijia" w:date="2023-09-10T22:17:00Z">
                <w:rPr>
                  <w:rFonts w:ascii="Cambria Math" w:hAnsi="Cambria Math" w:cs="Times New Roman"/>
                  <w:i/>
                </w:rPr>
              </w:ins>
            </m:ctrlPr>
          </m:sSupPr>
          <m:e>
            <m:r>
              <w:ins w:id="998" w:author="tang zijia" w:date="2023-09-10T22:17:00Z">
                <w:rPr>
                  <w:rFonts w:ascii="Cambria Math" w:hAnsi="Cambria Math" w:cs="Times New Roman"/>
                </w:rPr>
                <m:t>R</m:t>
              </w:ins>
            </m:r>
          </m:e>
          <m:sup>
            <m:r>
              <w:ins w:id="999" w:author="tang zijia" w:date="2023-09-10T22:17:00Z">
                <w:rPr>
                  <w:rFonts w:ascii="Cambria Math" w:hAnsi="Cambria Math" w:cs="Times New Roman"/>
                </w:rPr>
                <m:t>2</m:t>
              </w:ins>
            </m:r>
          </m:sup>
        </m:sSup>
      </m:oMath>
      <w:ins w:id="1000" w:author="tang zijia" w:date="2023-09-10T22:17:00Z">
        <w:r w:rsidR="00E274ED">
          <w:rPr>
            <w:rFonts w:ascii="Times New Roman" w:hAnsi="Times New Roman" w:cs="Times New Roman"/>
          </w:rPr>
          <w:t xml:space="preserve"> values as a criterion, scGen results in 0.89 while scPerb only results in 0.87. </w:t>
        </w:r>
      </w:ins>
      <w:ins w:id="1001" w:author="tang zijia" w:date="2023-09-10T22:21:00Z">
        <w:r w:rsidR="00E274ED">
          <w:rPr>
            <w:rFonts w:ascii="Times New Roman" w:hAnsi="Times New Roman" w:cs="Times New Roman"/>
          </w:rPr>
          <w:t xml:space="preserve">Note that </w:t>
        </w:r>
      </w:ins>
      <w:ins w:id="1002" w:author="tang zijia" w:date="2023-09-10T22:22:00Z">
        <w:r w:rsidR="00E274ED">
          <w:rPr>
            <w:rFonts w:ascii="Times New Roman" w:hAnsi="Times New Roman" w:cs="Times New Roman"/>
          </w:rPr>
          <w:t>scGen only calculates a fixed liner vector while sc</w:t>
        </w:r>
      </w:ins>
      <w:ins w:id="1003" w:author="tang zijia" w:date="2023-09-10T22:23:00Z">
        <w:r w:rsidR="00E274ED">
          <w:rPr>
            <w:rFonts w:ascii="Times New Roman" w:hAnsi="Times New Roman" w:cs="Times New Roman"/>
          </w:rPr>
          <w:t>Perb uses style transfer,</w:t>
        </w:r>
      </w:ins>
      <w:ins w:id="1004" w:author="tang zijia" w:date="2023-09-10T22:22:00Z">
        <w:r w:rsidR="00E274ED">
          <w:rPr>
            <w:rFonts w:ascii="Times New Roman" w:hAnsi="Times New Roman" w:cs="Times New Roman"/>
          </w:rPr>
          <w:t xml:space="preserve"> </w:t>
        </w:r>
      </w:ins>
      <w:ins w:id="1005" w:author="tang zijia" w:date="2023-09-10T22:23:00Z">
        <w:r w:rsidR="00E274ED">
          <w:rPr>
            <w:rFonts w:ascii="Times New Roman" w:hAnsi="Times New Roman" w:cs="Times New Roman"/>
          </w:rPr>
          <w:t>i</w:t>
        </w:r>
      </w:ins>
      <w:ins w:id="1006" w:author="tang zijia" w:date="2023-09-10T22:20:00Z">
        <w:r w:rsidR="00E274ED">
          <w:rPr>
            <w:rFonts w:ascii="Times New Roman" w:hAnsi="Times New Roman" w:cs="Times New Roman"/>
          </w:rPr>
          <w:t xml:space="preserve">n this case, </w:t>
        </w:r>
      </w:ins>
      <w:ins w:id="1007" w:author="tang zijia" w:date="2023-09-10T22:21:00Z">
        <w:r w:rsidR="00E274ED">
          <w:rPr>
            <w:rFonts w:ascii="Times New Roman" w:hAnsi="Times New Roman" w:cs="Times New Roman"/>
          </w:rPr>
          <w:t>the problem of “overfitting” exists</w:t>
        </w:r>
      </w:ins>
      <w:ins w:id="1008" w:author="tang zijia" w:date="2023-09-10T22:23:00Z">
        <w:r w:rsidR="00E274ED">
          <w:rPr>
            <w:rFonts w:ascii="Times New Roman" w:hAnsi="Times New Roman" w:cs="Times New Roman"/>
          </w:rPr>
          <w:t xml:space="preserve">. </w:t>
        </w:r>
      </w:ins>
      <w:ins w:id="1009" w:author="tang zijia" w:date="2023-09-10T22:24:00Z">
        <w:r w:rsidR="00713497">
          <w:rPr>
            <w:rFonts w:ascii="Times New Roman" w:hAnsi="Times New Roman" w:cs="Times New Roman"/>
          </w:rPr>
          <w:t xml:space="preserve">However, such cases are very rare and scPerb can still outcompete “simple” methods like scGen in other cases when the data is small. </w:t>
        </w:r>
      </w:ins>
      <w:ins w:id="1010" w:author="tang zijia" w:date="2023-09-10T22:25:00Z">
        <w:r w:rsidR="00713497">
          <w:rPr>
            <w:rFonts w:ascii="Times New Roman" w:hAnsi="Times New Roman" w:cs="Times New Roman"/>
          </w:rPr>
          <w:t>In Tuft cells</w:t>
        </w:r>
      </w:ins>
      <w:ins w:id="1011" w:author="tang zijia" w:date="2023-09-10T22:26:00Z">
        <w:r w:rsidR="00713497">
          <w:rPr>
            <w:rFonts w:ascii="Times New Roman" w:hAnsi="Times New Roman" w:cs="Times New Roman"/>
          </w:rPr>
          <w:t xml:space="preserve">, also </w:t>
        </w:r>
        <w:r w:rsidR="00713497">
          <w:rPr>
            <w:rFonts w:ascii="Times New Roman" w:hAnsi="Times New Roman" w:cs="Times New Roman"/>
          </w:rPr>
          <w:t>one of the cell types containing the fewest cells</w:t>
        </w:r>
      </w:ins>
      <w:ins w:id="1012" w:author="tang zijia" w:date="2023-09-10T22:27:00Z">
        <w:r w:rsidR="00713497">
          <w:rPr>
            <w:rFonts w:ascii="Times New Roman" w:hAnsi="Times New Roman" w:cs="Times New Roman"/>
          </w:rPr>
          <w:t xml:space="preserve"> </w:t>
        </w:r>
      </w:ins>
      <w:ins w:id="1013" w:author="tang zijia" w:date="2023-09-10T22:25:00Z">
        <w:r w:rsidR="00713497">
          <w:rPr>
            <w:rFonts w:ascii="Times New Roman" w:hAnsi="Times New Roman" w:cs="Times New Roman"/>
          </w:rPr>
          <w:t xml:space="preserve">in the </w:t>
        </w:r>
        <w:r w:rsidR="00713497" w:rsidRPr="00713497">
          <w:rPr>
            <w:rFonts w:ascii="Times New Roman" w:hAnsi="Times New Roman" w:cs="Times New Roman"/>
            <w:i/>
            <w:iCs/>
            <w:rPrChange w:id="1014" w:author="tang zijia" w:date="2023-09-10T22:26:00Z">
              <w:rPr>
                <w:rFonts w:ascii="Times New Roman" w:hAnsi="Times New Roman" w:cs="Times New Roman"/>
              </w:rPr>
            </w:rPrChange>
          </w:rPr>
          <w:t>H.poly</w:t>
        </w:r>
      </w:ins>
      <w:ins w:id="1015" w:author="tang zijia" w:date="2023-09-10T22:26:00Z">
        <w:r w:rsidR="00713497">
          <w:rPr>
            <w:rFonts w:ascii="Times New Roman" w:hAnsi="Times New Roman" w:cs="Times New Roman"/>
            <w:i/>
            <w:iCs/>
          </w:rPr>
          <w:t xml:space="preserve"> </w:t>
        </w:r>
        <w:r w:rsidR="00713497">
          <w:rPr>
            <w:rFonts w:ascii="Times New Roman" w:hAnsi="Times New Roman" w:cs="Times New Roman"/>
          </w:rPr>
          <w:t>dataset</w:t>
        </w:r>
      </w:ins>
      <w:ins w:id="1016" w:author="tang zijia" w:date="2023-09-10T22:27:00Z">
        <w:r w:rsidR="00713497">
          <w:rPr>
            <w:rFonts w:ascii="Times New Roman" w:hAnsi="Times New Roman" w:cs="Times New Roman"/>
          </w:rPr>
          <w:t xml:space="preserve"> (248 in 5059), scPerb achieves a </w:t>
        </w:r>
      </w:ins>
      <m:oMath>
        <m:sSup>
          <m:sSupPr>
            <m:ctrlPr>
              <w:ins w:id="1017" w:author="tang zijia" w:date="2023-09-10T22:27:00Z">
                <w:rPr>
                  <w:rFonts w:ascii="Cambria Math" w:hAnsi="Cambria Math" w:cs="Times New Roman"/>
                  <w:i/>
                </w:rPr>
              </w:ins>
            </m:ctrlPr>
          </m:sSupPr>
          <m:e>
            <m:r>
              <w:ins w:id="1018" w:author="tang zijia" w:date="2023-09-10T22:27:00Z">
                <w:rPr>
                  <w:rFonts w:ascii="Cambria Math" w:hAnsi="Cambria Math" w:cs="Times New Roman"/>
                </w:rPr>
                <m:t>R</m:t>
              </w:ins>
            </m:r>
          </m:e>
          <m:sup>
            <m:r>
              <w:ins w:id="1019" w:author="tang zijia" w:date="2023-09-10T22:27:00Z">
                <w:rPr>
                  <w:rFonts w:ascii="Cambria Math" w:hAnsi="Cambria Math" w:cs="Times New Roman"/>
                </w:rPr>
                <m:t>2</m:t>
              </w:ins>
            </m:r>
          </m:sup>
        </m:sSup>
      </m:oMath>
      <w:ins w:id="1020" w:author="tang zijia" w:date="2023-09-10T22:27:00Z">
        <w:r w:rsidR="00713497">
          <w:rPr>
            <w:rFonts w:ascii="Times New Roman" w:hAnsi="Times New Roman" w:cs="Times New Roman"/>
          </w:rPr>
          <w:t xml:space="preserve"> value of 0.94 while scGen only gets </w:t>
        </w:r>
      </w:ins>
      <m:oMath>
        <m:r>
          <w:ins w:id="1021" w:author="tang zijia" w:date="2023-09-10T22:27:00Z">
            <w:rPr>
              <w:rFonts w:ascii="Cambria Math" w:hAnsi="Cambria Math" w:cs="Times New Roman"/>
            </w:rPr>
            <m:t>0.91</m:t>
          </w:ins>
        </m:r>
      </m:oMath>
      <w:ins w:id="1022" w:author="tang zijia" w:date="2023-09-10T22:27:00Z">
        <w:r w:rsidR="00713497">
          <w:rPr>
            <w:rFonts w:ascii="Times New Roman" w:hAnsi="Times New Roman" w:cs="Times New Roman" w:hint="eastAsia"/>
          </w:rPr>
          <w:t>.</w:t>
        </w:r>
        <w:r w:rsidR="00713497">
          <w:rPr>
            <w:rFonts w:ascii="Times New Roman" w:hAnsi="Times New Roman" w:cs="Times New Roman"/>
          </w:rPr>
          <w:t xml:space="preserve"> Such </w:t>
        </w:r>
      </w:ins>
      <w:ins w:id="1023" w:author="tang zijia" w:date="2023-09-10T22:28:00Z">
        <w:r w:rsidR="00813E8F">
          <w:rPr>
            <w:rFonts w:ascii="Times New Roman" w:hAnsi="Times New Roman" w:cs="Times New Roman"/>
          </w:rPr>
          <w:t xml:space="preserve">a </w:t>
        </w:r>
      </w:ins>
      <w:ins w:id="1024" w:author="tang zijia" w:date="2023-09-10T22:27:00Z">
        <w:r w:rsidR="00713497">
          <w:rPr>
            <w:rFonts w:ascii="Times New Roman" w:hAnsi="Times New Roman" w:cs="Times New Roman"/>
          </w:rPr>
          <w:t xml:space="preserve">result </w:t>
        </w:r>
      </w:ins>
      <w:ins w:id="1025" w:author="tang zijia" w:date="2023-09-10T22:28:00Z">
        <w:r w:rsidR="00713497">
          <w:rPr>
            <w:rFonts w:ascii="Times New Roman" w:hAnsi="Times New Roman" w:cs="Times New Roman"/>
          </w:rPr>
          <w:t>further proves the predictive power of scPerb.</w:t>
        </w:r>
        <w:commentRangeEnd w:id="981"/>
        <w:r w:rsidR="00B523DA">
          <w:rPr>
            <w:rStyle w:val="af5"/>
          </w:rPr>
          <w:commentReference w:id="981"/>
        </w:r>
      </w:ins>
    </w:p>
    <w:p w14:paraId="767F2D10" w14:textId="48C02C2F" w:rsidR="00D75B68" w:rsidRPr="002F5351" w:rsidDel="005B34FC" w:rsidRDefault="00F01E37" w:rsidP="00274AE8">
      <w:pPr>
        <w:jc w:val="both"/>
        <w:rPr>
          <w:del w:id="1026" w:author="tang zijia" w:date="2023-09-10T22:06:00Z"/>
          <w:rFonts w:ascii="Times New Roman" w:hAnsi="Times New Roman" w:cs="Times New Roman"/>
        </w:rPr>
      </w:pPr>
      <w:commentRangeStart w:id="1027"/>
      <w:del w:id="1028" w:author="tang zijia" w:date="2023-09-10T22:06:00Z">
        <w:r w:rsidDel="005B34FC">
          <w:rPr>
            <w:rFonts w:ascii="Times New Roman" w:hAnsi="Times New Roman" w:cs="Times New Roman"/>
          </w:rPr>
          <w:delText>Maybe elaborate a little more in Discussion?</w:delText>
        </w:r>
        <w:r w:rsidR="00021360" w:rsidDel="005B34FC">
          <w:rPr>
            <w:rFonts w:ascii="Times New Roman" w:hAnsi="Times New Roman" w:cs="Times New Roman"/>
          </w:rPr>
          <w:delText xml:space="preserve"> Kind of </w:delText>
        </w:r>
        <w:r w:rsidR="002620E6" w:rsidDel="005B34FC">
          <w:rPr>
            <w:rFonts w:ascii="Times New Roman" w:hAnsi="Times New Roman" w:cs="Times New Roman"/>
          </w:rPr>
          <w:delText>short?..</w:delText>
        </w:r>
        <w:commentRangeEnd w:id="1027"/>
        <w:r w:rsidR="00AD4256" w:rsidDel="005B34FC">
          <w:rPr>
            <w:rStyle w:val="af5"/>
          </w:rPr>
          <w:commentReference w:id="1027"/>
        </w:r>
      </w:del>
    </w:p>
    <w:p w14:paraId="53E320A9" w14:textId="280A60EE" w:rsidR="00D631C6" w:rsidRPr="00274AE8" w:rsidRDefault="00F92106" w:rsidP="00401D1F">
      <w:pPr>
        <w:pStyle w:val="1"/>
      </w:pPr>
      <w:bookmarkStart w:id="1029" w:name="_Toc145264483"/>
      <w:commentRangeStart w:id="1030"/>
      <w:commentRangeStart w:id="1031"/>
      <w:commentRangeStart w:id="1032"/>
      <w:r w:rsidRPr="00F92106">
        <w:t>ACKNOWLEDGMENT</w:t>
      </w:r>
      <w:commentRangeEnd w:id="1030"/>
      <w:r w:rsidR="0004793B">
        <w:rPr>
          <w:rStyle w:val="af5"/>
        </w:rPr>
        <w:commentReference w:id="1030"/>
      </w:r>
      <w:commentRangeEnd w:id="1031"/>
      <w:r w:rsidR="008866CD">
        <w:rPr>
          <w:rStyle w:val="af5"/>
        </w:rPr>
        <w:commentReference w:id="1031"/>
      </w:r>
      <w:commentRangeEnd w:id="1032"/>
      <w:r w:rsidR="00D868C8">
        <w:rPr>
          <w:rStyle w:val="af5"/>
          <w:rFonts w:asciiTheme="minorHAnsi" w:eastAsiaTheme="minorEastAsia" w:hAnsiTheme="minorHAnsi" w:cstheme="minorBidi"/>
          <w:b w:val="0"/>
          <w:bCs w:val="0"/>
          <w:color w:val="auto"/>
        </w:rPr>
        <w:commentReference w:id="1032"/>
      </w:r>
      <w:bookmarkEnd w:id="1029"/>
    </w:p>
    <w:p w14:paraId="2E6459B0" w14:textId="24AD9F13" w:rsidR="00F14FB3" w:rsidRPr="002F5351" w:rsidRDefault="00187AD5" w:rsidP="006506E8">
      <w:pPr>
        <w:jc w:val="both"/>
        <w:rPr>
          <w:rFonts w:ascii="Times New Roman" w:hAnsi="Times New Roman" w:cs="Times New Roman"/>
          <w:lang w:eastAsia="zh-CN"/>
        </w:rPr>
      </w:pPr>
      <w:r w:rsidRPr="002F5351">
        <w:rPr>
          <w:rFonts w:ascii="Times New Roman" w:hAnsi="Times New Roman" w:cs="Times New Roman"/>
          <w:lang w:eastAsia="zh-CN"/>
        </w:rPr>
        <w:t xml:space="preserve">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w:t>
      </w:r>
      <w:r w:rsidR="00C17B3B" w:rsidRPr="002F5351">
        <w:rPr>
          <w:rFonts w:ascii="Times New Roman" w:hAnsi="Times New Roman" w:cs="Times New Roman"/>
          <w:lang w:eastAsia="zh-CN"/>
        </w:rPr>
        <w:t xml:space="preserve">Therefore, she came up with the idea of single-cell perturbation using the generative model. </w:t>
      </w:r>
      <w:r w:rsidR="00F14FB3" w:rsidRPr="002F5351">
        <w:rPr>
          <w:rFonts w:ascii="Times New Roman" w:hAnsi="Times New Roman" w:cs="Times New Roman"/>
          <w:lang w:eastAsia="zh-CN"/>
        </w:rPr>
        <w:t>At the current stage, scRNA-seq can generate sufficient gene expression for the control dataset. However, it was not easy to get the data samples in response to the drugs, doses</w:t>
      </w:r>
      <w:ins w:id="1033" w:author="tang zijia" w:date="2023-09-10T17:24:00Z">
        <w:r w:rsidR="004012DA">
          <w:rPr>
            <w:rFonts w:ascii="Times New Roman" w:hAnsi="Times New Roman" w:cs="Times New Roman"/>
            <w:lang w:eastAsia="zh-CN"/>
          </w:rPr>
          <w:t>,</w:t>
        </w:r>
      </w:ins>
      <w:r w:rsidR="00F14FB3" w:rsidRPr="002F5351">
        <w:rPr>
          <w:rFonts w:ascii="Times New Roman" w:hAnsi="Times New Roman" w:cs="Times New Roman"/>
          <w:lang w:eastAsia="zh-CN"/>
        </w:rPr>
        <w:t xml:space="preserve"> and treatments, therefore we need to use computational tools to fill up the gap and generate the </w:t>
      </w:r>
      <w:ins w:id="1034" w:author="tang zijia" w:date="2023-09-10T17:24:00Z">
        <w:r w:rsidR="004012DA">
          <w:rPr>
            <w:rFonts w:ascii="Times New Roman" w:hAnsi="Times New Roman" w:cs="Times New Roman"/>
            <w:lang w:eastAsia="zh-CN"/>
          </w:rPr>
          <w:t xml:space="preserve">perturbed </w:t>
        </w:r>
      </w:ins>
      <w:del w:id="1035" w:author="tang zijia" w:date="2023-09-10T17:24:00Z">
        <w:r w:rsidR="00F14FB3" w:rsidRPr="002F5351" w:rsidDel="004012DA">
          <w:rPr>
            <w:rFonts w:ascii="Times New Roman" w:hAnsi="Times New Roman" w:cs="Times New Roman"/>
            <w:lang w:eastAsia="zh-CN"/>
          </w:rPr>
          <w:delText xml:space="preserve">stimulation </w:delText>
        </w:r>
      </w:del>
      <w:r w:rsidR="00F14FB3" w:rsidRPr="002F5351">
        <w:rPr>
          <w:rFonts w:ascii="Times New Roman" w:hAnsi="Times New Roman" w:cs="Times New Roman"/>
          <w:lang w:eastAsia="zh-CN"/>
        </w:rPr>
        <w:t>samples.</w:t>
      </w:r>
    </w:p>
    <w:p w14:paraId="309F2529" w14:textId="30158D7F" w:rsidR="00F14FB3" w:rsidRPr="002F5351" w:rsidRDefault="00F14FB3" w:rsidP="006506E8">
      <w:pPr>
        <w:jc w:val="both"/>
        <w:rPr>
          <w:rFonts w:ascii="Times New Roman" w:hAnsi="Times New Roman" w:cs="Times New Roman"/>
          <w:lang w:eastAsia="zh-CN"/>
        </w:rPr>
      </w:pPr>
      <w:r w:rsidRPr="002F5351">
        <w:rPr>
          <w:rFonts w:ascii="Times New Roman" w:hAnsi="Times New Roman" w:cs="Times New Roman"/>
          <w:lang w:eastAsia="zh-CN"/>
        </w:rPr>
        <w:t xml:space="preserve">The perturbation task is very challenging because I didn’t have a strong background in bioinformatics, and I </w:t>
      </w:r>
      <w:r w:rsidR="00DE5E9A" w:rsidRPr="002F5351">
        <w:rPr>
          <w:rFonts w:ascii="Times New Roman" w:hAnsi="Times New Roman" w:cs="Times New Roman"/>
          <w:lang w:eastAsia="zh-CN"/>
        </w:rPr>
        <w:t>spent a month</w:t>
      </w:r>
      <w:r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reading</w:t>
      </w:r>
      <w:r w:rsidRPr="002F5351">
        <w:rPr>
          <w:rFonts w:ascii="Times New Roman" w:hAnsi="Times New Roman" w:cs="Times New Roman"/>
          <w:lang w:eastAsia="zh-CN"/>
        </w:rPr>
        <w:t xml:space="preserve"> tens of previous papers to get familiar with the topic.</w:t>
      </w:r>
      <w:r w:rsidR="005E6A3A" w:rsidRPr="002F5351">
        <w:rPr>
          <w:rFonts w:ascii="Times New Roman" w:hAnsi="Times New Roman" w:cs="Times New Roman"/>
          <w:lang w:eastAsia="zh-CN"/>
        </w:rPr>
        <w:t xml:space="preserve"> </w:t>
      </w:r>
      <w:r w:rsidRPr="002F5351">
        <w:rPr>
          <w:rFonts w:ascii="Times New Roman" w:hAnsi="Times New Roman" w:cs="Times New Roman"/>
          <w:lang w:eastAsia="zh-CN"/>
        </w:rPr>
        <w:t>Thanks to</w:t>
      </w:r>
      <w:r w:rsidR="00DE5E9A" w:rsidRPr="002F5351">
        <w:rPr>
          <w:rFonts w:ascii="Times New Roman" w:hAnsi="Times New Roman" w:cs="Times New Roman"/>
          <w:lang w:eastAsia="zh-CN"/>
        </w:rPr>
        <w:t xml:space="preserve"> scGEN, one of our benchmarking, shared their codes</w:t>
      </w:r>
      <w:r w:rsidR="0086133A" w:rsidRPr="002F5351">
        <w:rPr>
          <w:rFonts w:ascii="Times New Roman" w:hAnsi="Times New Roman" w:cs="Times New Roman"/>
          <w:lang w:eastAsia="zh-CN"/>
        </w:rPr>
        <w:t>,</w:t>
      </w:r>
      <w:r w:rsidR="00DE5E9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so</w:t>
      </w:r>
      <w:r w:rsidR="00DE5E9A" w:rsidRPr="002F5351">
        <w:rPr>
          <w:rFonts w:ascii="Times New Roman" w:hAnsi="Times New Roman" w:cs="Times New Roman"/>
          <w:lang w:eastAsia="zh-CN"/>
        </w:rPr>
        <w:t xml:space="preserve"> Prof. Song recommend </w:t>
      </w:r>
      <w:r w:rsidR="0086133A" w:rsidRPr="002F5351">
        <w:rPr>
          <w:rFonts w:ascii="Times New Roman" w:hAnsi="Times New Roman" w:cs="Times New Roman"/>
          <w:lang w:eastAsia="zh-CN"/>
        </w:rPr>
        <w:t>me</w:t>
      </w:r>
      <w:r w:rsidR="005E6A3A" w:rsidRPr="002F5351">
        <w:rPr>
          <w:rFonts w:ascii="Times New Roman" w:hAnsi="Times New Roman" w:cs="Times New Roman"/>
          <w:lang w:eastAsia="zh-CN"/>
        </w:rPr>
        <w:t xml:space="preserve"> </w:t>
      </w:r>
      <w:r w:rsidR="00DE5E9A" w:rsidRPr="002F5351">
        <w:rPr>
          <w:rFonts w:ascii="Times New Roman" w:hAnsi="Times New Roman" w:cs="Times New Roman"/>
          <w:lang w:eastAsia="zh-CN"/>
        </w:rPr>
        <w:t>start from there and build up the pipeline step by step. Together, we download the dataset and rewrite the TensorFlow codes into the PyTorch-style code, and re-generate the performance as the paper described.</w:t>
      </w:r>
      <w:r w:rsidR="00B473C6" w:rsidRPr="002F5351">
        <w:rPr>
          <w:rFonts w:ascii="Times New Roman" w:hAnsi="Times New Roman" w:cs="Times New Roman"/>
          <w:lang w:eastAsia="zh-CN"/>
        </w:rPr>
        <w:t xml:space="preserve"> scGEN is a top journal paper published in Nature Methods, and this paper provides solid results predicting the effect of perturbation which is hard to improve.</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However, w</w:t>
      </w:r>
      <w:r w:rsidR="00DE5E9A" w:rsidRPr="002F5351">
        <w:rPr>
          <w:rFonts w:ascii="Times New Roman" w:hAnsi="Times New Roman" w:cs="Times New Roman"/>
          <w:lang w:eastAsia="zh-CN"/>
        </w:rPr>
        <w:t xml:space="preserve">hen I </w:t>
      </w:r>
      <w:r w:rsidR="0086133A" w:rsidRPr="002F5351">
        <w:rPr>
          <w:rFonts w:ascii="Times New Roman" w:hAnsi="Times New Roman" w:cs="Times New Roman"/>
          <w:lang w:eastAsia="zh-CN"/>
        </w:rPr>
        <w:t>re-wrote</w:t>
      </w:r>
      <w:r w:rsidR="00DE5E9A" w:rsidRPr="002F5351">
        <w:rPr>
          <w:rFonts w:ascii="Times New Roman" w:hAnsi="Times New Roman" w:cs="Times New Roman"/>
          <w:lang w:eastAsia="zh-CN"/>
        </w:rPr>
        <w:t xml:space="preserve"> the codes, I found that scGEN was using a fixed linear transformation matrix to transfer the control cells into the </w:t>
      </w:r>
      <w:ins w:id="1036" w:author="tang zijia" w:date="2023-09-10T17:25:00Z">
        <w:r w:rsidR="004012DA">
          <w:rPr>
            <w:rFonts w:ascii="Times New Roman" w:hAnsi="Times New Roman" w:cs="Times New Roman"/>
            <w:lang w:eastAsia="zh-CN"/>
          </w:rPr>
          <w:t xml:space="preserve">perturbed </w:t>
        </w:r>
      </w:ins>
      <w:del w:id="1037" w:author="tang zijia" w:date="2023-09-10T17:25:00Z">
        <w:r w:rsidR="00DE5E9A" w:rsidRPr="002F5351" w:rsidDel="004012DA">
          <w:rPr>
            <w:rFonts w:ascii="Times New Roman" w:hAnsi="Times New Roman" w:cs="Times New Roman"/>
            <w:lang w:eastAsia="zh-CN"/>
          </w:rPr>
          <w:delText xml:space="preserve">stimulation </w:delText>
        </w:r>
      </w:del>
      <w:r w:rsidR="00DE5E9A" w:rsidRPr="002F5351">
        <w:rPr>
          <w:rFonts w:ascii="Times New Roman" w:hAnsi="Times New Roman" w:cs="Times New Roman"/>
          <w:lang w:eastAsia="zh-CN"/>
        </w:rPr>
        <w:t xml:space="preserve">samples. </w:t>
      </w:r>
      <w:r w:rsidR="0086133A" w:rsidRPr="002F5351">
        <w:rPr>
          <w:rFonts w:ascii="Times New Roman" w:hAnsi="Times New Roman" w:cs="Times New Roman"/>
          <w:lang w:eastAsia="zh-CN"/>
        </w:rPr>
        <w:t xml:space="preserve">From my perspective, scGEN did not reach the full potential of the neural network. </w:t>
      </w:r>
      <w:r w:rsidR="00DE5E9A" w:rsidRPr="002F5351">
        <w:rPr>
          <w:rFonts w:ascii="Times New Roman" w:hAnsi="Times New Roman" w:cs="Times New Roman"/>
          <w:lang w:eastAsia="zh-CN"/>
        </w:rPr>
        <w:t xml:space="preserve">Therefore, I </w:t>
      </w:r>
      <w:r w:rsidR="00B473C6" w:rsidRPr="002F5351">
        <w:rPr>
          <w:rFonts w:ascii="Times New Roman" w:hAnsi="Times New Roman" w:cs="Times New Roman"/>
          <w:lang w:eastAsia="zh-CN"/>
        </w:rPr>
        <w:t>spent months</w:t>
      </w:r>
      <w:r w:rsidR="00DE5E9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replacing</w:t>
      </w:r>
      <w:r w:rsidR="00105F4C" w:rsidRPr="002F5351">
        <w:rPr>
          <w:rFonts w:ascii="Times New Roman" w:hAnsi="Times New Roman" w:cs="Times New Roman"/>
          <w:lang w:eastAsia="zh-CN"/>
        </w:rPr>
        <w:t xml:space="preserve"> the linear transformation with the different components, such as using multi-layers, multi-encoders, different loss functions like weighted MSE loss</w:t>
      </w:r>
      <w:r w:rsidR="0086133A"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 xml:space="preserve">and </w:t>
      </w:r>
      <w:r w:rsidR="00105F4C" w:rsidRPr="002F5351">
        <w:rPr>
          <w:rFonts w:ascii="Times New Roman" w:hAnsi="Times New Roman" w:cs="Times New Roman"/>
          <w:lang w:eastAsia="zh-CN"/>
        </w:rPr>
        <w:t>ZINB loss</w:t>
      </w:r>
      <w:r w:rsidR="0086133A" w:rsidRPr="002F5351">
        <w:rPr>
          <w:rFonts w:ascii="Times New Roman" w:hAnsi="Times New Roman" w:cs="Times New Roman"/>
          <w:lang w:eastAsia="zh-CN"/>
        </w:rPr>
        <w:t>, and even other models such as GANs or VQVAE</w:t>
      </w:r>
      <w:r w:rsidR="00105F4C" w:rsidRPr="002F5351">
        <w:rPr>
          <w:rFonts w:ascii="Times New Roman" w:hAnsi="Times New Roman" w:cs="Times New Roman"/>
          <w:lang w:eastAsia="zh-CN"/>
        </w:rPr>
        <w:t xml:space="preserve">. Finally, we found that </w:t>
      </w:r>
      <w:r w:rsidR="0086133A" w:rsidRPr="002F5351">
        <w:rPr>
          <w:rFonts w:ascii="Times New Roman" w:hAnsi="Times New Roman" w:cs="Times New Roman"/>
          <w:lang w:eastAsia="zh-CN"/>
        </w:rPr>
        <w:t>applying a</w:t>
      </w:r>
      <w:r w:rsidR="00105F4C" w:rsidRPr="002F5351">
        <w:rPr>
          <w:rFonts w:ascii="Times New Roman" w:hAnsi="Times New Roman" w:cs="Times New Roman"/>
          <w:lang w:eastAsia="zh-CN"/>
        </w:rPr>
        <w:t xml:space="preserve"> </w:t>
      </w:r>
      <w:r w:rsidR="00A23590" w:rsidRPr="002F5351">
        <w:rPr>
          <w:rFonts w:ascii="Times New Roman" w:hAnsi="Times New Roman" w:cs="Times New Roman"/>
          <w:lang w:eastAsia="zh-CN"/>
        </w:rPr>
        <w:t>style encoder</w:t>
      </w:r>
      <w:r w:rsidR="0086133A" w:rsidRPr="002F5351">
        <w:rPr>
          <w:rFonts w:ascii="Times New Roman" w:hAnsi="Times New Roman" w:cs="Times New Roman"/>
          <w:lang w:eastAsia="zh-CN"/>
        </w:rPr>
        <w:t xml:space="preserve"> on the original VAE</w:t>
      </w:r>
      <w:r w:rsidR="00105F4C" w:rsidRPr="002F5351">
        <w:rPr>
          <w:rFonts w:ascii="Times New Roman" w:hAnsi="Times New Roman" w:cs="Times New Roman"/>
          <w:lang w:eastAsia="zh-CN"/>
        </w:rPr>
        <w:t xml:space="preserve"> can have </w:t>
      </w:r>
      <w:r w:rsidR="0086133A" w:rsidRPr="002F5351">
        <w:rPr>
          <w:rFonts w:ascii="Times New Roman" w:hAnsi="Times New Roman" w:cs="Times New Roman"/>
          <w:lang w:eastAsia="zh-CN"/>
        </w:rPr>
        <w:t>the best</w:t>
      </w:r>
      <w:r w:rsidR="00105F4C" w:rsidRPr="002F5351">
        <w:rPr>
          <w:rFonts w:ascii="Times New Roman" w:hAnsi="Times New Roman" w:cs="Times New Roman"/>
          <w:lang w:eastAsia="zh-CN"/>
        </w:rPr>
        <w:t xml:space="preserve"> performance. </w:t>
      </w:r>
    </w:p>
    <w:p w14:paraId="28545375" w14:textId="433C0021" w:rsidR="00300E2A" w:rsidRPr="002F5351" w:rsidRDefault="00105F4C" w:rsidP="006506E8">
      <w:pPr>
        <w:jc w:val="both"/>
        <w:rPr>
          <w:rFonts w:ascii="Times New Roman" w:hAnsi="Times New Roman" w:cs="Times New Roman"/>
          <w:lang w:eastAsia="zh-CN"/>
        </w:rPr>
      </w:pPr>
      <w:r w:rsidRPr="002F5351">
        <w:rPr>
          <w:rFonts w:ascii="Times New Roman" w:hAnsi="Times New Roman" w:cs="Times New Roman"/>
          <w:lang w:eastAsia="zh-CN"/>
        </w:rPr>
        <w:t xml:space="preserve">I would like to thank Prof. Song for her patience and insights during my internship at Wake Forest University. </w:t>
      </w:r>
      <w:r w:rsidR="00A23590" w:rsidRPr="002F5351">
        <w:rPr>
          <w:rFonts w:ascii="Times New Roman" w:hAnsi="Times New Roman" w:cs="Times New Roman"/>
          <w:lang w:eastAsia="zh-CN"/>
        </w:rPr>
        <w:t>In</w:t>
      </w:r>
      <w:r w:rsidRPr="002F5351">
        <w:rPr>
          <w:rFonts w:ascii="Times New Roman" w:hAnsi="Times New Roman" w:cs="Times New Roman"/>
          <w:lang w:eastAsia="zh-CN"/>
        </w:rPr>
        <w:t xml:space="preserve"> the first few weeks, I didn’t have many ideas and I discussed </w:t>
      </w:r>
      <w:r w:rsidR="00A23590" w:rsidRPr="002F5351">
        <w:rPr>
          <w:rFonts w:ascii="Times New Roman" w:hAnsi="Times New Roman" w:cs="Times New Roman"/>
          <w:lang w:eastAsia="zh-CN"/>
        </w:rPr>
        <w:t xml:space="preserve">them </w:t>
      </w:r>
      <w:r w:rsidRPr="002F5351">
        <w:rPr>
          <w:rFonts w:ascii="Times New Roman" w:hAnsi="Times New Roman" w:cs="Times New Roman"/>
          <w:lang w:eastAsia="zh-CN"/>
        </w:rPr>
        <w:t>with Prof.</w:t>
      </w:r>
      <w:r w:rsidR="00A23590" w:rsidRPr="002F5351">
        <w:rPr>
          <w:rFonts w:ascii="Times New Roman" w:hAnsi="Times New Roman" w:cs="Times New Roman"/>
          <w:lang w:eastAsia="zh-CN"/>
        </w:rPr>
        <w:t xml:space="preserve"> </w:t>
      </w:r>
      <w:r w:rsidRPr="002F5351">
        <w:rPr>
          <w:rFonts w:ascii="Times New Roman" w:hAnsi="Times New Roman" w:cs="Times New Roman"/>
          <w:lang w:eastAsia="zh-CN"/>
        </w:rPr>
        <w:t xml:space="preserve">Song every day. She gave me many useful suggestions, hands-on with my codes, and help me out in the right direction. </w:t>
      </w:r>
      <w:r w:rsidR="00A23590" w:rsidRPr="002F5351">
        <w:rPr>
          <w:rFonts w:ascii="Times New Roman" w:hAnsi="Times New Roman" w:cs="Times New Roman"/>
          <w:lang w:eastAsia="zh-CN"/>
        </w:rPr>
        <w:t xml:space="preserve">When I figure out the methodology and was preparing for the final manuscript, Prof. Song taught me a lot about how to draw the figures, and how to write the manuscripts academically. </w:t>
      </w:r>
      <w:r w:rsidR="00300E2A" w:rsidRPr="002F5351">
        <w:rPr>
          <w:rFonts w:ascii="Times New Roman" w:hAnsi="Times New Roman" w:cs="Times New Roman"/>
          <w:lang w:eastAsia="zh-CN"/>
        </w:rPr>
        <w:t>We went over how to choose the word to</w:t>
      </w:r>
      <w:r w:rsidR="00B473C6" w:rsidRPr="002F5351">
        <w:rPr>
          <w:rFonts w:ascii="Times New Roman" w:hAnsi="Times New Roman" w:cs="Times New Roman"/>
          <w:lang w:eastAsia="zh-CN"/>
        </w:rPr>
        <w:t xml:space="preserve"> </w:t>
      </w:r>
      <w:r w:rsidR="00300E2A" w:rsidRPr="002F5351">
        <w:rPr>
          <w:rFonts w:ascii="Times New Roman" w:hAnsi="Times New Roman" w:cs="Times New Roman"/>
          <w:lang w:eastAsia="zh-CN"/>
        </w:rPr>
        <w:t>clarify a sentence, how to polish the figures and manuscripts, and how to correctly insert the format</w:t>
      </w:r>
      <w:r w:rsidR="00B473C6" w:rsidRPr="002F5351">
        <w:rPr>
          <w:rFonts w:ascii="Times New Roman" w:hAnsi="Times New Roman" w:cs="Times New Roman"/>
          <w:lang w:eastAsia="zh-CN"/>
        </w:rPr>
        <w:t>s</w:t>
      </w:r>
      <w:r w:rsidR="00300E2A" w:rsidRPr="002F5351">
        <w:rPr>
          <w:rFonts w:ascii="Times New Roman" w:hAnsi="Times New Roman" w:cs="Times New Roman"/>
          <w:lang w:eastAsia="zh-CN"/>
        </w:rPr>
        <w:t xml:space="preserve"> and references.</w:t>
      </w:r>
      <w:r w:rsidR="005E6A3A" w:rsidRPr="002F5351">
        <w:rPr>
          <w:rFonts w:ascii="Times New Roman" w:hAnsi="Times New Roman" w:cs="Times New Roman"/>
          <w:lang w:eastAsia="zh-CN"/>
        </w:rPr>
        <w:t xml:space="preserve"> It is Prof. Song that showed me a bright new world of </w:t>
      </w:r>
      <w:r w:rsidR="005E6A3A" w:rsidRPr="002F5351">
        <w:rPr>
          <w:rFonts w:ascii="Times New Roman" w:hAnsi="Times New Roman" w:cs="Times New Roman"/>
          <w:lang w:eastAsia="zh-CN"/>
        </w:rPr>
        <w:lastRenderedPageBreak/>
        <w:t>computational biology and generati</w:t>
      </w:r>
      <w:r w:rsidR="00B473C6" w:rsidRPr="002F5351">
        <w:rPr>
          <w:rFonts w:ascii="Times New Roman" w:hAnsi="Times New Roman" w:cs="Times New Roman"/>
          <w:lang w:eastAsia="zh-CN"/>
        </w:rPr>
        <w:t>ve</w:t>
      </w:r>
      <w:r w:rsidR="005E6A3A" w:rsidRPr="002F5351">
        <w:rPr>
          <w:rFonts w:ascii="Times New Roman" w:hAnsi="Times New Roman" w:cs="Times New Roman"/>
          <w:lang w:eastAsia="zh-CN"/>
        </w:rPr>
        <w:t xml:space="preserve"> models and provided a platform where I can test all my thoughts.</w:t>
      </w:r>
      <w:r w:rsidR="00300E2A" w:rsidRPr="002F5351">
        <w:rPr>
          <w:rFonts w:ascii="Times New Roman" w:hAnsi="Times New Roman" w:cs="Times New Roman"/>
          <w:lang w:eastAsia="zh-CN"/>
        </w:rPr>
        <w:t xml:space="preserve"> </w:t>
      </w:r>
      <w:r w:rsidR="005E6A3A" w:rsidRPr="002F5351">
        <w:rPr>
          <w:rFonts w:ascii="Times New Roman" w:hAnsi="Times New Roman" w:cs="Times New Roman"/>
          <w:lang w:eastAsia="zh-CN"/>
        </w:rPr>
        <w:t xml:space="preserve">As a high school student, building up a paper from scratch is </w:t>
      </w:r>
      <w:r w:rsidR="00B473C6" w:rsidRPr="002F5351">
        <w:rPr>
          <w:rFonts w:ascii="Times New Roman" w:hAnsi="Times New Roman" w:cs="Times New Roman"/>
          <w:lang w:eastAsia="zh-CN"/>
        </w:rPr>
        <w:t>an</w:t>
      </w:r>
      <w:r w:rsidR="005E6A3A" w:rsidRPr="002F5351">
        <w:rPr>
          <w:rFonts w:ascii="Times New Roman" w:hAnsi="Times New Roman" w:cs="Times New Roman"/>
          <w:lang w:eastAsia="zh-CN"/>
        </w:rPr>
        <w:t xml:space="preserve"> </w:t>
      </w:r>
      <w:r w:rsidR="00B473C6" w:rsidRPr="002F5351">
        <w:rPr>
          <w:rFonts w:ascii="Times New Roman" w:hAnsi="Times New Roman" w:cs="Times New Roman"/>
          <w:lang w:eastAsia="zh-CN"/>
        </w:rPr>
        <w:t>unforgettable</w:t>
      </w:r>
      <w:r w:rsidR="005E6A3A" w:rsidRPr="002F5351">
        <w:rPr>
          <w:rFonts w:ascii="Times New Roman" w:hAnsi="Times New Roman" w:cs="Times New Roman"/>
          <w:lang w:eastAsia="zh-CN"/>
        </w:rPr>
        <w:t xml:space="preserve"> experience. </w:t>
      </w:r>
      <w:r w:rsidR="00300E2A" w:rsidRPr="002F5351">
        <w:rPr>
          <w:rFonts w:ascii="Times New Roman" w:hAnsi="Times New Roman" w:cs="Times New Roman"/>
          <w:lang w:eastAsia="zh-CN"/>
        </w:rPr>
        <w:t xml:space="preserve">I believe this experience would greatly benefit me in </w:t>
      </w:r>
      <w:r w:rsidR="00B473C6" w:rsidRPr="002F5351">
        <w:rPr>
          <w:rFonts w:ascii="Times New Roman" w:hAnsi="Times New Roman" w:cs="Times New Roman"/>
          <w:lang w:eastAsia="zh-CN"/>
        </w:rPr>
        <w:t>my</w:t>
      </w:r>
      <w:r w:rsidR="00300E2A" w:rsidRPr="002F5351">
        <w:rPr>
          <w:rFonts w:ascii="Times New Roman" w:hAnsi="Times New Roman" w:cs="Times New Roman"/>
          <w:lang w:eastAsia="zh-CN"/>
        </w:rPr>
        <w:t xml:space="preserve"> future</w:t>
      </w:r>
      <w:r w:rsidR="00B473C6" w:rsidRPr="002F5351">
        <w:rPr>
          <w:rFonts w:ascii="Times New Roman" w:hAnsi="Times New Roman" w:cs="Times New Roman"/>
          <w:lang w:eastAsia="zh-CN"/>
        </w:rPr>
        <w:t xml:space="preserve"> research career</w:t>
      </w:r>
      <w:r w:rsidR="00300E2A" w:rsidRPr="002F5351">
        <w:rPr>
          <w:rFonts w:ascii="Times New Roman" w:hAnsi="Times New Roman" w:cs="Times New Roman"/>
          <w:lang w:eastAsia="zh-CN"/>
        </w:rPr>
        <w:t>.</w:t>
      </w:r>
    </w:p>
    <w:p w14:paraId="39A76DAD" w14:textId="77777777" w:rsidR="00401D1F" w:rsidRDefault="00401D1F">
      <w:pPr>
        <w:rPr>
          <w:rFonts w:ascii="Times New Roman" w:hAnsi="Times New Roman" w:cs="Times New Roman"/>
        </w:rPr>
      </w:pPr>
      <w:r>
        <w:rPr>
          <w:rFonts w:ascii="Times New Roman" w:hAnsi="Times New Roman" w:cs="Times New Roman"/>
        </w:rPr>
        <w:br w:type="page"/>
      </w:r>
    </w:p>
    <w:p w14:paraId="07E1722B" w14:textId="48EFFC1B" w:rsidR="00AC6938" w:rsidRPr="00274AE8" w:rsidRDefault="00A17FE5" w:rsidP="00401D1F">
      <w:pPr>
        <w:pStyle w:val="1"/>
        <w:rPr>
          <w:lang w:eastAsia="zh-CN"/>
        </w:rPr>
      </w:pPr>
      <w:bookmarkStart w:id="1038" w:name="_Toc145264484"/>
      <w:r w:rsidRPr="00274AE8">
        <w:rPr>
          <w:lang w:eastAsia="zh-CN"/>
        </w:rPr>
        <w:lastRenderedPageBreak/>
        <w:t>REFERENCE</w:t>
      </w:r>
      <w:bookmarkEnd w:id="1038"/>
    </w:p>
    <w:p w14:paraId="4CDAD254" w14:textId="77777777" w:rsidR="00E274ED" w:rsidRPr="00E274ED" w:rsidRDefault="00AC6938" w:rsidP="00E274ED">
      <w:pPr>
        <w:pStyle w:val="EndNoteBibliography"/>
        <w:spacing w:after="0"/>
        <w:ind w:left="720" w:hanging="720"/>
        <w:rPr>
          <w:noProof/>
        </w:rPr>
      </w:pPr>
      <w:r w:rsidRPr="002F5351">
        <w:rPr>
          <w:rFonts w:ascii="Times New Roman" w:hAnsi="Times New Roman" w:cs="Times New Roman"/>
          <w:lang w:eastAsia="zh-CN"/>
        </w:rPr>
        <w:fldChar w:fldCharType="begin"/>
      </w:r>
      <w:r w:rsidRPr="002F5351">
        <w:rPr>
          <w:rFonts w:ascii="Times New Roman" w:hAnsi="Times New Roman" w:cs="Times New Roman"/>
          <w:lang w:eastAsia="zh-CN"/>
        </w:rPr>
        <w:instrText xml:space="preserve"> ADDIN EN.REFLIST </w:instrText>
      </w:r>
      <w:r w:rsidRPr="002F5351">
        <w:rPr>
          <w:rFonts w:ascii="Times New Roman" w:hAnsi="Times New Roman" w:cs="Times New Roman"/>
          <w:lang w:eastAsia="zh-CN"/>
        </w:rPr>
        <w:fldChar w:fldCharType="separate"/>
      </w:r>
      <w:r w:rsidR="00E274ED" w:rsidRPr="00E274ED">
        <w:rPr>
          <w:noProof/>
        </w:rPr>
        <w:t>1.</w:t>
      </w:r>
      <w:r w:rsidR="00E274ED" w:rsidRPr="00E274ED">
        <w:rPr>
          <w:noProof/>
        </w:rPr>
        <w:tab/>
        <w:t xml:space="preserve">Baron, M., et al., </w:t>
      </w:r>
      <w:r w:rsidR="00E274ED" w:rsidRPr="00E274ED">
        <w:rPr>
          <w:i/>
          <w:noProof/>
        </w:rPr>
        <w:t>A single-cell transcriptomic map of the human and mouse pancreas reveals inter-and intra-cell population structure.</w:t>
      </w:r>
      <w:r w:rsidR="00E274ED" w:rsidRPr="00E274ED">
        <w:rPr>
          <w:noProof/>
        </w:rPr>
        <w:t xml:space="preserve"> Cell systems, 2016. </w:t>
      </w:r>
      <w:r w:rsidR="00E274ED" w:rsidRPr="00E274ED">
        <w:rPr>
          <w:b/>
          <w:noProof/>
        </w:rPr>
        <w:t>3</w:t>
      </w:r>
      <w:r w:rsidR="00E274ED" w:rsidRPr="00E274ED">
        <w:rPr>
          <w:noProof/>
        </w:rPr>
        <w:t>(4): p. 346-360. e4.</w:t>
      </w:r>
    </w:p>
    <w:p w14:paraId="66A7FE36" w14:textId="77777777" w:rsidR="00E274ED" w:rsidRPr="00E274ED" w:rsidRDefault="00E274ED" w:rsidP="00E274ED">
      <w:pPr>
        <w:pStyle w:val="EndNoteBibliography"/>
        <w:spacing w:after="0"/>
        <w:ind w:left="720" w:hanging="720"/>
        <w:rPr>
          <w:noProof/>
        </w:rPr>
      </w:pPr>
      <w:r w:rsidRPr="00E274ED">
        <w:rPr>
          <w:noProof/>
        </w:rPr>
        <w:t>2.</w:t>
      </w:r>
      <w:r w:rsidRPr="00E274ED">
        <w:rPr>
          <w:noProof/>
        </w:rPr>
        <w:tab/>
        <w:t xml:space="preserve">Puram, S.V., et al., </w:t>
      </w:r>
      <w:r w:rsidRPr="00E274ED">
        <w:rPr>
          <w:i/>
          <w:noProof/>
        </w:rPr>
        <w:t>Single-cell transcriptomic analysis of primary and metastatic tumor ecosystems in head and neck cancer.</w:t>
      </w:r>
      <w:r w:rsidRPr="00E274ED">
        <w:rPr>
          <w:noProof/>
        </w:rPr>
        <w:t xml:space="preserve"> Cell, 2017. </w:t>
      </w:r>
      <w:r w:rsidRPr="00E274ED">
        <w:rPr>
          <w:b/>
          <w:noProof/>
        </w:rPr>
        <w:t>171</w:t>
      </w:r>
      <w:r w:rsidRPr="00E274ED">
        <w:rPr>
          <w:noProof/>
        </w:rPr>
        <w:t>(7): p. 1611-1624. e24.</w:t>
      </w:r>
    </w:p>
    <w:p w14:paraId="6E8AD493" w14:textId="77777777" w:rsidR="00E274ED" w:rsidRPr="00E274ED" w:rsidRDefault="00E274ED" w:rsidP="00E274ED">
      <w:pPr>
        <w:pStyle w:val="EndNoteBibliography"/>
        <w:spacing w:after="0"/>
        <w:ind w:left="720" w:hanging="720"/>
        <w:rPr>
          <w:noProof/>
        </w:rPr>
      </w:pPr>
      <w:r w:rsidRPr="00E274ED">
        <w:rPr>
          <w:noProof/>
        </w:rPr>
        <w:t>3.</w:t>
      </w:r>
      <w:r w:rsidRPr="00E274ED">
        <w:rPr>
          <w:noProof/>
        </w:rPr>
        <w:tab/>
        <w:t xml:space="preserve">Athanasiadis, E.I., et al., </w:t>
      </w:r>
      <w:r w:rsidRPr="00E274ED">
        <w:rPr>
          <w:i/>
          <w:noProof/>
        </w:rPr>
        <w:t>Single-cell RNA-sequencing uncovers transcriptional states and fate decisions in haematopoiesis.</w:t>
      </w:r>
      <w:r w:rsidRPr="00E274ED">
        <w:rPr>
          <w:noProof/>
        </w:rPr>
        <w:t xml:space="preserve"> Nature communications, 2017. </w:t>
      </w:r>
      <w:r w:rsidRPr="00E274ED">
        <w:rPr>
          <w:b/>
          <w:noProof/>
        </w:rPr>
        <w:t>8</w:t>
      </w:r>
      <w:r w:rsidRPr="00E274ED">
        <w:rPr>
          <w:noProof/>
        </w:rPr>
        <w:t>(1): p. 2045.</w:t>
      </w:r>
    </w:p>
    <w:p w14:paraId="20074413" w14:textId="77777777" w:rsidR="00E274ED" w:rsidRPr="00E274ED" w:rsidRDefault="00E274ED" w:rsidP="00E274ED">
      <w:pPr>
        <w:pStyle w:val="EndNoteBibliography"/>
        <w:spacing w:after="0"/>
        <w:ind w:left="720" w:hanging="720"/>
        <w:rPr>
          <w:noProof/>
        </w:rPr>
      </w:pPr>
      <w:r w:rsidRPr="00E274ED">
        <w:rPr>
          <w:noProof/>
        </w:rPr>
        <w:t>4.</w:t>
      </w:r>
      <w:r w:rsidRPr="00E274ED">
        <w:rPr>
          <w:noProof/>
        </w:rPr>
        <w:tab/>
        <w:t xml:space="preserve">Azizi, E., et al., </w:t>
      </w:r>
      <w:r w:rsidRPr="00E274ED">
        <w:rPr>
          <w:i/>
          <w:noProof/>
        </w:rPr>
        <w:t>Single-cell map of diverse immune phenotypes in the breast tumor microenvironment.</w:t>
      </w:r>
      <w:r w:rsidRPr="00E274ED">
        <w:rPr>
          <w:noProof/>
        </w:rPr>
        <w:t xml:space="preserve"> Cell, 2018. </w:t>
      </w:r>
      <w:r w:rsidRPr="00E274ED">
        <w:rPr>
          <w:b/>
          <w:noProof/>
        </w:rPr>
        <w:t>174</w:t>
      </w:r>
      <w:r w:rsidRPr="00E274ED">
        <w:rPr>
          <w:noProof/>
        </w:rPr>
        <w:t>(5): p. 1293-1308. e36.</w:t>
      </w:r>
    </w:p>
    <w:p w14:paraId="744CE35E" w14:textId="77777777" w:rsidR="00E274ED" w:rsidRPr="00E274ED" w:rsidRDefault="00E274ED" w:rsidP="00E274ED">
      <w:pPr>
        <w:pStyle w:val="EndNoteBibliography"/>
        <w:spacing w:after="0"/>
        <w:ind w:left="720" w:hanging="720"/>
        <w:rPr>
          <w:noProof/>
        </w:rPr>
      </w:pPr>
      <w:r w:rsidRPr="00E274ED">
        <w:rPr>
          <w:noProof/>
        </w:rPr>
        <w:t>5.</w:t>
      </w:r>
      <w:r w:rsidRPr="00E274ED">
        <w:rPr>
          <w:noProof/>
        </w:rPr>
        <w:tab/>
        <w:t xml:space="preserve">Cusanovich, D.A., et al., </w:t>
      </w:r>
      <w:r w:rsidRPr="00E274ED">
        <w:rPr>
          <w:i/>
          <w:noProof/>
        </w:rPr>
        <w:t>A single-cell atlas of in vivo mammalian chromatin accessibility.</w:t>
      </w:r>
      <w:r w:rsidRPr="00E274ED">
        <w:rPr>
          <w:noProof/>
        </w:rPr>
        <w:t xml:space="preserve"> Cell, 2018. </w:t>
      </w:r>
      <w:r w:rsidRPr="00E274ED">
        <w:rPr>
          <w:b/>
          <w:noProof/>
        </w:rPr>
        <w:t>174</w:t>
      </w:r>
      <w:r w:rsidRPr="00E274ED">
        <w:rPr>
          <w:noProof/>
        </w:rPr>
        <w:t>(5): p. 1309-1324. e18.</w:t>
      </w:r>
    </w:p>
    <w:p w14:paraId="678FA572" w14:textId="77777777" w:rsidR="00E274ED" w:rsidRPr="00E274ED" w:rsidRDefault="00E274ED" w:rsidP="00E274ED">
      <w:pPr>
        <w:pStyle w:val="EndNoteBibliography"/>
        <w:spacing w:after="0"/>
        <w:ind w:left="720" w:hanging="720"/>
        <w:rPr>
          <w:noProof/>
        </w:rPr>
      </w:pPr>
      <w:r w:rsidRPr="00E274ED">
        <w:rPr>
          <w:noProof/>
        </w:rPr>
        <w:t>6.</w:t>
      </w:r>
      <w:r w:rsidRPr="00E274ED">
        <w:rPr>
          <w:noProof/>
        </w:rPr>
        <w:tab/>
        <w:t xml:space="preserve">Muraro, M.J., et al., </w:t>
      </w:r>
      <w:r w:rsidRPr="00E274ED">
        <w:rPr>
          <w:i/>
          <w:noProof/>
        </w:rPr>
        <w:t>A single-cell transcriptome atlas of the human pancreas.</w:t>
      </w:r>
      <w:r w:rsidRPr="00E274ED">
        <w:rPr>
          <w:noProof/>
        </w:rPr>
        <w:t xml:space="preserve"> Cell systems, 2016. </w:t>
      </w:r>
      <w:r w:rsidRPr="00E274ED">
        <w:rPr>
          <w:b/>
          <w:noProof/>
        </w:rPr>
        <w:t>3</w:t>
      </w:r>
      <w:r w:rsidRPr="00E274ED">
        <w:rPr>
          <w:noProof/>
        </w:rPr>
        <w:t>(4): p. 385-394. e3.</w:t>
      </w:r>
    </w:p>
    <w:p w14:paraId="7D1B0DC4" w14:textId="77777777" w:rsidR="00E274ED" w:rsidRPr="00E274ED" w:rsidRDefault="00E274ED" w:rsidP="00E274ED">
      <w:pPr>
        <w:pStyle w:val="EndNoteBibliography"/>
        <w:spacing w:after="0"/>
        <w:ind w:left="720" w:hanging="720"/>
        <w:rPr>
          <w:noProof/>
        </w:rPr>
      </w:pPr>
      <w:r w:rsidRPr="00E274ED">
        <w:rPr>
          <w:noProof/>
        </w:rPr>
        <w:t>7.</w:t>
      </w:r>
      <w:r w:rsidRPr="00E274ED">
        <w:rPr>
          <w:noProof/>
        </w:rPr>
        <w:tab/>
        <w:t xml:space="preserve">Iram, T. and T.M. Consortium, </w:t>
      </w:r>
      <w:r w:rsidRPr="00E274ED">
        <w:rPr>
          <w:i/>
          <w:noProof/>
        </w:rPr>
        <w:t>Single-cell transcriptomics of 20 mouse organs creates a Tabula Muris.</w:t>
      </w:r>
      <w:r w:rsidRPr="00E274ED">
        <w:rPr>
          <w:noProof/>
        </w:rPr>
        <w:t xml:space="preserve"> Nature, 2018. </w:t>
      </w:r>
      <w:r w:rsidRPr="00E274ED">
        <w:rPr>
          <w:b/>
          <w:noProof/>
        </w:rPr>
        <w:t>562</w:t>
      </w:r>
      <w:r w:rsidRPr="00E274ED">
        <w:rPr>
          <w:noProof/>
        </w:rPr>
        <w:t>(7727): p. 367-372.</w:t>
      </w:r>
    </w:p>
    <w:p w14:paraId="2A57152F" w14:textId="77777777" w:rsidR="00E274ED" w:rsidRPr="00E274ED" w:rsidRDefault="00E274ED" w:rsidP="00E274ED">
      <w:pPr>
        <w:pStyle w:val="EndNoteBibliography"/>
        <w:spacing w:after="0"/>
        <w:ind w:left="720" w:hanging="720"/>
        <w:rPr>
          <w:noProof/>
        </w:rPr>
      </w:pPr>
      <w:r w:rsidRPr="00E274ED">
        <w:rPr>
          <w:noProof/>
        </w:rPr>
        <w:t>8.</w:t>
      </w:r>
      <w:r w:rsidRPr="00E274ED">
        <w:rPr>
          <w:noProof/>
        </w:rPr>
        <w:tab/>
        <w:t xml:space="preserve">Buenrostro, J.D., et al., </w:t>
      </w:r>
      <w:r w:rsidRPr="00E274ED">
        <w:rPr>
          <w:i/>
          <w:noProof/>
        </w:rPr>
        <w:t>Integrated single-cell analysis maps the continuous regulatory landscape of human hematopoietic differentiation.</w:t>
      </w:r>
      <w:r w:rsidRPr="00E274ED">
        <w:rPr>
          <w:noProof/>
        </w:rPr>
        <w:t xml:space="preserve"> Cell, 2018. </w:t>
      </w:r>
      <w:r w:rsidRPr="00E274ED">
        <w:rPr>
          <w:b/>
          <w:noProof/>
        </w:rPr>
        <w:t>173</w:t>
      </w:r>
      <w:r w:rsidRPr="00E274ED">
        <w:rPr>
          <w:noProof/>
        </w:rPr>
        <w:t>(6): p. 1535-1548. e16.</w:t>
      </w:r>
    </w:p>
    <w:p w14:paraId="5675B153" w14:textId="77777777" w:rsidR="00E274ED" w:rsidRPr="00E274ED" w:rsidRDefault="00E274ED" w:rsidP="00E274ED">
      <w:pPr>
        <w:pStyle w:val="EndNoteBibliography"/>
        <w:spacing w:after="0"/>
        <w:ind w:left="720" w:hanging="720"/>
        <w:rPr>
          <w:noProof/>
        </w:rPr>
      </w:pPr>
      <w:r w:rsidRPr="00E274ED">
        <w:rPr>
          <w:noProof/>
        </w:rPr>
        <w:t>9.</w:t>
      </w:r>
      <w:r w:rsidRPr="00E274ED">
        <w:rPr>
          <w:noProof/>
        </w:rPr>
        <w:tab/>
        <w:t xml:space="preserve">Jagadeesh, K.A., et al., </w:t>
      </w:r>
      <w:r w:rsidRPr="00E274ED">
        <w:rPr>
          <w:i/>
          <w:noProof/>
        </w:rPr>
        <w:t>Identifying disease-critical cell types and cellular processes by integrating single-cell RNA-sequencing and human genetics.</w:t>
      </w:r>
      <w:r w:rsidRPr="00E274ED">
        <w:rPr>
          <w:noProof/>
        </w:rPr>
        <w:t xml:space="preserve"> Nature genetics, 2022. </w:t>
      </w:r>
      <w:r w:rsidRPr="00E274ED">
        <w:rPr>
          <w:b/>
          <w:noProof/>
        </w:rPr>
        <w:t>54</w:t>
      </w:r>
      <w:r w:rsidRPr="00E274ED">
        <w:rPr>
          <w:noProof/>
        </w:rPr>
        <w:t>(10): p. 1479-1492.</w:t>
      </w:r>
    </w:p>
    <w:p w14:paraId="79D11016" w14:textId="77777777" w:rsidR="00E274ED" w:rsidRPr="00E274ED" w:rsidRDefault="00E274ED" w:rsidP="00E274ED">
      <w:pPr>
        <w:pStyle w:val="EndNoteBibliography"/>
        <w:spacing w:after="0"/>
        <w:ind w:left="720" w:hanging="720"/>
        <w:rPr>
          <w:noProof/>
        </w:rPr>
      </w:pPr>
      <w:r w:rsidRPr="00E274ED">
        <w:rPr>
          <w:noProof/>
        </w:rPr>
        <w:t>10.</w:t>
      </w:r>
      <w:r w:rsidRPr="00E274ED">
        <w:rPr>
          <w:noProof/>
        </w:rPr>
        <w:tab/>
        <w:t xml:space="preserve">Shao, X., et al., </w:t>
      </w:r>
      <w:r w:rsidRPr="00E274ED">
        <w:rPr>
          <w:i/>
          <w:noProof/>
        </w:rPr>
        <w:t>scCATCH: automatic annotation on cell types of clusters from single-cell RNA sequencing data.</w:t>
      </w:r>
      <w:r w:rsidRPr="00E274ED">
        <w:rPr>
          <w:noProof/>
        </w:rPr>
        <w:t xml:space="preserve"> Iscience, 2020. </w:t>
      </w:r>
      <w:r w:rsidRPr="00E274ED">
        <w:rPr>
          <w:b/>
          <w:noProof/>
        </w:rPr>
        <w:t>23</w:t>
      </w:r>
      <w:r w:rsidRPr="00E274ED">
        <w:rPr>
          <w:noProof/>
        </w:rPr>
        <w:t>(3).</w:t>
      </w:r>
    </w:p>
    <w:p w14:paraId="48F59F38" w14:textId="77777777" w:rsidR="00E274ED" w:rsidRPr="00E274ED" w:rsidRDefault="00E274ED" w:rsidP="00E274ED">
      <w:pPr>
        <w:pStyle w:val="EndNoteBibliography"/>
        <w:spacing w:after="0"/>
        <w:ind w:left="720" w:hanging="720"/>
        <w:rPr>
          <w:noProof/>
        </w:rPr>
      </w:pPr>
      <w:r w:rsidRPr="00E274ED">
        <w:rPr>
          <w:noProof/>
        </w:rPr>
        <w:t>11.</w:t>
      </w:r>
      <w:r w:rsidRPr="00E274ED">
        <w:rPr>
          <w:noProof/>
        </w:rPr>
        <w:tab/>
        <w:t xml:space="preserve">Crow, M., et al., </w:t>
      </w:r>
      <w:r w:rsidRPr="00E274ED">
        <w:rPr>
          <w:i/>
          <w:noProof/>
        </w:rPr>
        <w:t>Characterizing the replicability of cell types defined by single cell RNA-sequencing data using MetaNeighbor.</w:t>
      </w:r>
      <w:r w:rsidRPr="00E274ED">
        <w:rPr>
          <w:noProof/>
        </w:rPr>
        <w:t xml:space="preserve"> Nature communications, 2018. </w:t>
      </w:r>
      <w:r w:rsidRPr="00E274ED">
        <w:rPr>
          <w:b/>
          <w:noProof/>
        </w:rPr>
        <w:t>9</w:t>
      </w:r>
      <w:r w:rsidRPr="00E274ED">
        <w:rPr>
          <w:noProof/>
        </w:rPr>
        <w:t>(1): p. 884.</w:t>
      </w:r>
    </w:p>
    <w:p w14:paraId="25BA09B3" w14:textId="77777777" w:rsidR="00E274ED" w:rsidRPr="00E274ED" w:rsidRDefault="00E274ED" w:rsidP="00E274ED">
      <w:pPr>
        <w:pStyle w:val="EndNoteBibliography"/>
        <w:spacing w:after="0"/>
        <w:ind w:left="720" w:hanging="720"/>
        <w:rPr>
          <w:noProof/>
        </w:rPr>
      </w:pPr>
      <w:r w:rsidRPr="00E274ED">
        <w:rPr>
          <w:noProof/>
        </w:rPr>
        <w:t>12.</w:t>
      </w:r>
      <w:r w:rsidRPr="00E274ED">
        <w:rPr>
          <w:noProof/>
        </w:rPr>
        <w:tab/>
        <w:t xml:space="preserve">Wei, J.-R., et al., </w:t>
      </w:r>
      <w:r w:rsidRPr="00E274ED">
        <w:rPr>
          <w:i/>
          <w:noProof/>
        </w:rPr>
        <w:t>Identification of visual cortex cell types and species differences using single-cell RNA sequencing.</w:t>
      </w:r>
      <w:r w:rsidRPr="00E274ED">
        <w:rPr>
          <w:noProof/>
        </w:rPr>
        <w:t xml:space="preserve"> Nature Communications, 2022. </w:t>
      </w:r>
      <w:r w:rsidRPr="00E274ED">
        <w:rPr>
          <w:b/>
          <w:noProof/>
        </w:rPr>
        <w:t>13</w:t>
      </w:r>
      <w:r w:rsidRPr="00E274ED">
        <w:rPr>
          <w:noProof/>
        </w:rPr>
        <w:t>(1): p. 6902.</w:t>
      </w:r>
    </w:p>
    <w:p w14:paraId="686688E3" w14:textId="77777777" w:rsidR="00E274ED" w:rsidRPr="00E274ED" w:rsidRDefault="00E274ED" w:rsidP="00E274ED">
      <w:pPr>
        <w:pStyle w:val="EndNoteBibliography"/>
        <w:spacing w:after="0"/>
        <w:ind w:left="720" w:hanging="720"/>
        <w:rPr>
          <w:noProof/>
        </w:rPr>
      </w:pPr>
      <w:r w:rsidRPr="00E274ED">
        <w:rPr>
          <w:noProof/>
        </w:rPr>
        <w:t>13.</w:t>
      </w:r>
      <w:r w:rsidRPr="00E274ED">
        <w:rPr>
          <w:noProof/>
        </w:rPr>
        <w:tab/>
        <w:t xml:space="preserve">Tasaki, S., et al., </w:t>
      </w:r>
      <w:r w:rsidRPr="00E274ED">
        <w:rPr>
          <w:i/>
          <w:noProof/>
        </w:rPr>
        <w:t>Inferring protein expression changes from mRNA in Alzheimer’s dementia using deep neural networks.</w:t>
      </w:r>
      <w:r w:rsidRPr="00E274ED">
        <w:rPr>
          <w:noProof/>
        </w:rPr>
        <w:t xml:space="preserve"> Nature Communications, 2022. </w:t>
      </w:r>
      <w:r w:rsidRPr="00E274ED">
        <w:rPr>
          <w:b/>
          <w:noProof/>
        </w:rPr>
        <w:t>13</w:t>
      </w:r>
      <w:r w:rsidRPr="00E274ED">
        <w:rPr>
          <w:noProof/>
        </w:rPr>
        <w:t>(1): p. 655.</w:t>
      </w:r>
    </w:p>
    <w:p w14:paraId="15B67096" w14:textId="77777777" w:rsidR="00E274ED" w:rsidRPr="00E274ED" w:rsidRDefault="00E274ED" w:rsidP="00E274ED">
      <w:pPr>
        <w:pStyle w:val="EndNoteBibliography"/>
        <w:spacing w:after="0"/>
        <w:ind w:left="720" w:hanging="720"/>
        <w:rPr>
          <w:noProof/>
        </w:rPr>
      </w:pPr>
      <w:r w:rsidRPr="00E274ED">
        <w:rPr>
          <w:noProof/>
        </w:rPr>
        <w:t>14.</w:t>
      </w:r>
      <w:r w:rsidRPr="00E274ED">
        <w:rPr>
          <w:noProof/>
        </w:rPr>
        <w:tab/>
        <w:t xml:space="preserve">Denyer, T., et al., </w:t>
      </w:r>
      <w:r w:rsidRPr="00E274ED">
        <w:rPr>
          <w:i/>
          <w:noProof/>
        </w:rPr>
        <w:t>Spatiotemporal developmental trajectories in the Arabidopsis root revealed using high-throughput single-cell RNA sequencing.</w:t>
      </w:r>
      <w:r w:rsidRPr="00E274ED">
        <w:rPr>
          <w:noProof/>
        </w:rPr>
        <w:t xml:space="preserve"> Developmental cell, 2019. </w:t>
      </w:r>
      <w:r w:rsidRPr="00E274ED">
        <w:rPr>
          <w:b/>
          <w:noProof/>
        </w:rPr>
        <w:t>48</w:t>
      </w:r>
      <w:r w:rsidRPr="00E274ED">
        <w:rPr>
          <w:noProof/>
        </w:rPr>
        <w:t>(6): p. 840-852. e5.</w:t>
      </w:r>
    </w:p>
    <w:p w14:paraId="1B41850C" w14:textId="77777777" w:rsidR="00E274ED" w:rsidRPr="00E274ED" w:rsidRDefault="00E274ED" w:rsidP="00E274ED">
      <w:pPr>
        <w:pStyle w:val="EndNoteBibliography"/>
        <w:spacing w:after="0"/>
        <w:ind w:left="720" w:hanging="720"/>
        <w:rPr>
          <w:noProof/>
        </w:rPr>
      </w:pPr>
      <w:r w:rsidRPr="00E274ED">
        <w:rPr>
          <w:noProof/>
        </w:rPr>
        <w:t>15.</w:t>
      </w:r>
      <w:r w:rsidRPr="00E274ED">
        <w:rPr>
          <w:noProof/>
        </w:rPr>
        <w:tab/>
        <w:t xml:space="preserve">Torre, E., et al., </w:t>
      </w:r>
      <w:r w:rsidRPr="00E274ED">
        <w:rPr>
          <w:i/>
          <w:noProof/>
        </w:rPr>
        <w:t>Rare cell detection by single-cell RNA sequencing as guided by single-molecule RNA FISH.</w:t>
      </w:r>
      <w:r w:rsidRPr="00E274ED">
        <w:rPr>
          <w:noProof/>
        </w:rPr>
        <w:t xml:space="preserve"> Cell systems, 2018. </w:t>
      </w:r>
      <w:r w:rsidRPr="00E274ED">
        <w:rPr>
          <w:b/>
          <w:noProof/>
        </w:rPr>
        <w:t>6</w:t>
      </w:r>
      <w:r w:rsidRPr="00E274ED">
        <w:rPr>
          <w:noProof/>
        </w:rPr>
        <w:t>(2): p. 171-179. e5.</w:t>
      </w:r>
    </w:p>
    <w:p w14:paraId="400BFBE6" w14:textId="77777777" w:rsidR="00E274ED" w:rsidRPr="00E274ED" w:rsidRDefault="00E274ED" w:rsidP="00E274ED">
      <w:pPr>
        <w:pStyle w:val="EndNoteBibliography"/>
        <w:spacing w:after="0"/>
        <w:ind w:left="720" w:hanging="720"/>
        <w:rPr>
          <w:noProof/>
        </w:rPr>
      </w:pPr>
      <w:r w:rsidRPr="00E274ED">
        <w:rPr>
          <w:noProof/>
        </w:rPr>
        <w:t>16.</w:t>
      </w:r>
      <w:r w:rsidRPr="00E274ED">
        <w:rPr>
          <w:noProof/>
        </w:rPr>
        <w:tab/>
        <w:t xml:space="preserve">Wu, H., et al., </w:t>
      </w:r>
      <w:r w:rsidRPr="00E274ED">
        <w:rPr>
          <w:i/>
          <w:noProof/>
        </w:rPr>
        <w:t>Advantages of single-nucleus over single-cell RNA sequencing of adult kidney: rare cell types and novel cell states revealed in fibrosis.</w:t>
      </w:r>
      <w:r w:rsidRPr="00E274ED">
        <w:rPr>
          <w:noProof/>
        </w:rPr>
        <w:t xml:space="preserve"> Journal of the American Society of Nephrology: JASN, 2019. </w:t>
      </w:r>
      <w:r w:rsidRPr="00E274ED">
        <w:rPr>
          <w:b/>
          <w:noProof/>
        </w:rPr>
        <w:t>30</w:t>
      </w:r>
      <w:r w:rsidRPr="00E274ED">
        <w:rPr>
          <w:noProof/>
        </w:rPr>
        <w:t>(1): p. 23.</w:t>
      </w:r>
    </w:p>
    <w:p w14:paraId="61242D22" w14:textId="77777777" w:rsidR="00E274ED" w:rsidRPr="00E274ED" w:rsidRDefault="00E274ED" w:rsidP="00E274ED">
      <w:pPr>
        <w:pStyle w:val="EndNoteBibliography"/>
        <w:spacing w:after="0"/>
        <w:ind w:left="720" w:hanging="720"/>
        <w:rPr>
          <w:noProof/>
        </w:rPr>
      </w:pPr>
      <w:r w:rsidRPr="00E274ED">
        <w:rPr>
          <w:noProof/>
        </w:rPr>
        <w:t>17.</w:t>
      </w:r>
      <w:r w:rsidRPr="00E274ED">
        <w:rPr>
          <w:noProof/>
        </w:rPr>
        <w:tab/>
        <w:t xml:space="preserve">Andrews, T.S., et al., </w:t>
      </w:r>
      <w:r w:rsidRPr="00E274ED">
        <w:rPr>
          <w:i/>
          <w:noProof/>
        </w:rPr>
        <w:t>Tutorial: guidelines for the computational analysis of single-cell RNA sequencing data.</w:t>
      </w:r>
      <w:r w:rsidRPr="00E274ED">
        <w:rPr>
          <w:noProof/>
        </w:rPr>
        <w:t xml:space="preserve"> Nature protocols, 2021. </w:t>
      </w:r>
      <w:r w:rsidRPr="00E274ED">
        <w:rPr>
          <w:b/>
          <w:noProof/>
        </w:rPr>
        <w:t>16</w:t>
      </w:r>
      <w:r w:rsidRPr="00E274ED">
        <w:rPr>
          <w:noProof/>
        </w:rPr>
        <w:t>(1): p. 1-9.</w:t>
      </w:r>
    </w:p>
    <w:p w14:paraId="29EB940A" w14:textId="77777777" w:rsidR="00E274ED" w:rsidRPr="00E274ED" w:rsidRDefault="00E274ED" w:rsidP="00E274ED">
      <w:pPr>
        <w:pStyle w:val="EndNoteBibliography"/>
        <w:spacing w:after="0"/>
        <w:ind w:left="720" w:hanging="720"/>
        <w:rPr>
          <w:noProof/>
        </w:rPr>
      </w:pPr>
      <w:r w:rsidRPr="00E274ED">
        <w:rPr>
          <w:noProof/>
        </w:rPr>
        <w:lastRenderedPageBreak/>
        <w:t>18.</w:t>
      </w:r>
      <w:r w:rsidRPr="00E274ED">
        <w:rPr>
          <w:noProof/>
        </w:rPr>
        <w:tab/>
        <w:t xml:space="preserve">Chen, G., B. Ning, and T. Shi, </w:t>
      </w:r>
      <w:r w:rsidRPr="00E274ED">
        <w:rPr>
          <w:i/>
          <w:noProof/>
        </w:rPr>
        <w:t>Single-cell RNA-seq technologies and related computational data analysis.</w:t>
      </w:r>
      <w:r w:rsidRPr="00E274ED">
        <w:rPr>
          <w:noProof/>
        </w:rPr>
        <w:t xml:space="preserve"> Frontiers in genetics, 2019. </w:t>
      </w:r>
      <w:r w:rsidRPr="00E274ED">
        <w:rPr>
          <w:b/>
          <w:noProof/>
        </w:rPr>
        <w:t>10</w:t>
      </w:r>
      <w:r w:rsidRPr="00E274ED">
        <w:rPr>
          <w:noProof/>
        </w:rPr>
        <w:t>: p. 317.</w:t>
      </w:r>
    </w:p>
    <w:p w14:paraId="15DB5502" w14:textId="77777777" w:rsidR="00E274ED" w:rsidRPr="00E274ED" w:rsidRDefault="00E274ED" w:rsidP="00E274ED">
      <w:pPr>
        <w:pStyle w:val="EndNoteBibliography"/>
        <w:spacing w:after="0"/>
        <w:ind w:left="720" w:hanging="720"/>
        <w:rPr>
          <w:noProof/>
        </w:rPr>
      </w:pPr>
      <w:r w:rsidRPr="00E274ED">
        <w:rPr>
          <w:noProof/>
        </w:rPr>
        <w:t>19.</w:t>
      </w:r>
      <w:r w:rsidRPr="00E274ED">
        <w:rPr>
          <w:noProof/>
        </w:rPr>
        <w:tab/>
        <w:t xml:space="preserve">Goodfellow, I., et al., </w:t>
      </w:r>
      <w:r w:rsidRPr="00E274ED">
        <w:rPr>
          <w:i/>
          <w:noProof/>
        </w:rPr>
        <w:t>Generative adversarial nets.</w:t>
      </w:r>
      <w:r w:rsidRPr="00E274ED">
        <w:rPr>
          <w:noProof/>
        </w:rPr>
        <w:t xml:space="preserve"> Advances in neural information processing systems, 2014. </w:t>
      </w:r>
      <w:r w:rsidRPr="00E274ED">
        <w:rPr>
          <w:b/>
          <w:noProof/>
        </w:rPr>
        <w:t>27</w:t>
      </w:r>
      <w:r w:rsidRPr="00E274ED">
        <w:rPr>
          <w:noProof/>
        </w:rPr>
        <w:t>.</w:t>
      </w:r>
    </w:p>
    <w:p w14:paraId="5D79C86F" w14:textId="77777777" w:rsidR="00E274ED" w:rsidRPr="00E274ED" w:rsidRDefault="00E274ED" w:rsidP="00E274ED">
      <w:pPr>
        <w:pStyle w:val="EndNoteBibliography"/>
        <w:spacing w:after="0"/>
        <w:ind w:left="720" w:hanging="720"/>
        <w:rPr>
          <w:noProof/>
        </w:rPr>
      </w:pPr>
      <w:r w:rsidRPr="00E274ED">
        <w:rPr>
          <w:noProof/>
        </w:rPr>
        <w:t>20.</w:t>
      </w:r>
      <w:r w:rsidRPr="00E274ED">
        <w:rPr>
          <w:noProof/>
        </w:rPr>
        <w:tab/>
        <w:t xml:space="preserve">Kingma, D.P. and M. Welling, </w:t>
      </w:r>
      <w:r w:rsidRPr="00E274ED">
        <w:rPr>
          <w:i/>
          <w:noProof/>
        </w:rPr>
        <w:t>Auto-encoding variational bayes.</w:t>
      </w:r>
      <w:r w:rsidRPr="00E274ED">
        <w:rPr>
          <w:noProof/>
        </w:rPr>
        <w:t xml:space="preserve"> arXiv preprint arXiv:1312.6114, 2013.</w:t>
      </w:r>
    </w:p>
    <w:p w14:paraId="0BBF56B8" w14:textId="77777777" w:rsidR="00E274ED" w:rsidRPr="00E274ED" w:rsidRDefault="00E274ED" w:rsidP="00E274ED">
      <w:pPr>
        <w:pStyle w:val="EndNoteBibliography"/>
        <w:spacing w:after="0"/>
        <w:ind w:left="720" w:hanging="720"/>
        <w:rPr>
          <w:noProof/>
        </w:rPr>
      </w:pPr>
      <w:r w:rsidRPr="00E274ED">
        <w:rPr>
          <w:noProof/>
        </w:rPr>
        <w:t>21.</w:t>
      </w:r>
      <w:r w:rsidRPr="00E274ED">
        <w:rPr>
          <w:noProof/>
        </w:rPr>
        <w:tab/>
        <w:t xml:space="preserve">Ghahramani, A., F.M. Watt, and N.M. Luscombe, </w:t>
      </w:r>
      <w:r w:rsidRPr="00E274ED">
        <w:rPr>
          <w:i/>
          <w:noProof/>
        </w:rPr>
        <w:t>Generative adversarial networks uncover epidermal regulators and predict single cell perturbations.</w:t>
      </w:r>
      <w:r w:rsidRPr="00E274ED">
        <w:rPr>
          <w:noProof/>
        </w:rPr>
        <w:t xml:space="preserve"> bioRxiv, 2018: p. 262501.</w:t>
      </w:r>
    </w:p>
    <w:p w14:paraId="26AF0484" w14:textId="77777777" w:rsidR="00E274ED" w:rsidRPr="00E274ED" w:rsidRDefault="00E274ED" w:rsidP="00E274ED">
      <w:pPr>
        <w:pStyle w:val="EndNoteBibliography"/>
        <w:spacing w:after="0"/>
        <w:ind w:left="720" w:hanging="720"/>
        <w:rPr>
          <w:noProof/>
        </w:rPr>
      </w:pPr>
      <w:r w:rsidRPr="00E274ED">
        <w:rPr>
          <w:noProof/>
        </w:rPr>
        <w:t>22.</w:t>
      </w:r>
      <w:r w:rsidRPr="00E274ED">
        <w:rPr>
          <w:noProof/>
        </w:rPr>
        <w:tab/>
        <w:t xml:space="preserve">Karras, T., S. Laine, and T. Aila. </w:t>
      </w:r>
      <w:r w:rsidRPr="00E274ED">
        <w:rPr>
          <w:i/>
          <w:noProof/>
        </w:rPr>
        <w:t>A style-based generator architecture for generative adversarial networks</w:t>
      </w:r>
      <w:r w:rsidRPr="00E274ED">
        <w:rPr>
          <w:noProof/>
        </w:rPr>
        <w:t xml:space="preserve">. in </w:t>
      </w:r>
      <w:r w:rsidRPr="00E274ED">
        <w:rPr>
          <w:i/>
          <w:noProof/>
        </w:rPr>
        <w:t>Proceedings of the IEEE/CVF conference on computer vision and pattern recognition</w:t>
      </w:r>
      <w:r w:rsidRPr="00E274ED">
        <w:rPr>
          <w:noProof/>
        </w:rPr>
        <w:t>. 2019.</w:t>
      </w:r>
    </w:p>
    <w:p w14:paraId="5DBA5065" w14:textId="77777777" w:rsidR="00E274ED" w:rsidRPr="00E274ED" w:rsidRDefault="00E274ED" w:rsidP="00E274ED">
      <w:pPr>
        <w:pStyle w:val="EndNoteBibliography"/>
        <w:spacing w:after="0"/>
        <w:ind w:left="720" w:hanging="720"/>
        <w:rPr>
          <w:noProof/>
        </w:rPr>
      </w:pPr>
      <w:r w:rsidRPr="00E274ED">
        <w:rPr>
          <w:noProof/>
        </w:rPr>
        <w:t>23.</w:t>
      </w:r>
      <w:r w:rsidRPr="00E274ED">
        <w:rPr>
          <w:noProof/>
        </w:rPr>
        <w:tab/>
        <w:t xml:space="preserve">Lotfollahi, M., F.A. Wolf, and F.J. Theis, </w:t>
      </w:r>
      <w:r w:rsidRPr="00E274ED">
        <w:rPr>
          <w:i/>
          <w:noProof/>
        </w:rPr>
        <w:t>scGen predicts single-cell perturbation responses.</w:t>
      </w:r>
      <w:r w:rsidRPr="00E274ED">
        <w:rPr>
          <w:noProof/>
        </w:rPr>
        <w:t xml:space="preserve"> Nature Methods, 2019. </w:t>
      </w:r>
      <w:r w:rsidRPr="00E274ED">
        <w:rPr>
          <w:b/>
          <w:noProof/>
        </w:rPr>
        <w:t>16</w:t>
      </w:r>
      <w:r w:rsidRPr="00E274ED">
        <w:rPr>
          <w:noProof/>
        </w:rPr>
        <w:t>(8): p. 715-721.</w:t>
      </w:r>
    </w:p>
    <w:p w14:paraId="0392D624" w14:textId="77777777" w:rsidR="00E274ED" w:rsidRPr="00E274ED" w:rsidRDefault="00E274ED" w:rsidP="00E274ED">
      <w:pPr>
        <w:pStyle w:val="EndNoteBibliography"/>
        <w:spacing w:after="0"/>
        <w:ind w:left="720" w:hanging="720"/>
        <w:rPr>
          <w:noProof/>
        </w:rPr>
      </w:pPr>
      <w:r w:rsidRPr="00E274ED">
        <w:rPr>
          <w:noProof/>
        </w:rPr>
        <w:t>24.</w:t>
      </w:r>
      <w:r w:rsidRPr="00E274ED">
        <w:rPr>
          <w:noProof/>
        </w:rPr>
        <w:tab/>
        <w:t xml:space="preserve">Cortes, C., et al. </w:t>
      </w:r>
      <w:r w:rsidRPr="00E274ED">
        <w:rPr>
          <w:i/>
          <w:noProof/>
        </w:rPr>
        <w:t>Advances in neural information processing systems 28</w:t>
      </w:r>
      <w:r w:rsidRPr="00E274ED">
        <w:rPr>
          <w:noProof/>
        </w:rPr>
        <w:t xml:space="preserve">. in </w:t>
      </w:r>
      <w:r w:rsidRPr="00E274ED">
        <w:rPr>
          <w:i/>
          <w:noProof/>
        </w:rPr>
        <w:t>Proceedings of the 29th Annual Conference on Neural Information Processing Systems</w:t>
      </w:r>
      <w:r w:rsidRPr="00E274ED">
        <w:rPr>
          <w:noProof/>
        </w:rPr>
        <w:t>. 2015.</w:t>
      </w:r>
    </w:p>
    <w:p w14:paraId="0241C39B" w14:textId="77777777" w:rsidR="00E274ED" w:rsidRPr="00E274ED" w:rsidRDefault="00E274ED" w:rsidP="00E274ED">
      <w:pPr>
        <w:pStyle w:val="EndNoteBibliography"/>
        <w:spacing w:after="0"/>
        <w:ind w:left="720" w:hanging="720"/>
        <w:rPr>
          <w:noProof/>
        </w:rPr>
      </w:pPr>
      <w:r w:rsidRPr="00E274ED">
        <w:rPr>
          <w:noProof/>
        </w:rPr>
        <w:t>25.</w:t>
      </w:r>
      <w:r w:rsidRPr="00E274ED">
        <w:rPr>
          <w:noProof/>
        </w:rPr>
        <w:tab/>
        <w:t xml:space="preserve">Kang, H.M., et al., </w:t>
      </w:r>
      <w:r w:rsidRPr="00E274ED">
        <w:rPr>
          <w:i/>
          <w:noProof/>
        </w:rPr>
        <w:t>Multiplexed droplet single-cell RNA-sequencing using natural genetic variation.</w:t>
      </w:r>
      <w:r w:rsidRPr="00E274ED">
        <w:rPr>
          <w:noProof/>
        </w:rPr>
        <w:t xml:space="preserve"> Nature biotechnology, 2018. </w:t>
      </w:r>
      <w:r w:rsidRPr="00E274ED">
        <w:rPr>
          <w:b/>
          <w:noProof/>
        </w:rPr>
        <w:t>36</w:t>
      </w:r>
      <w:r w:rsidRPr="00E274ED">
        <w:rPr>
          <w:noProof/>
        </w:rPr>
        <w:t>(1): p. 89-94.</w:t>
      </w:r>
    </w:p>
    <w:p w14:paraId="325391B8" w14:textId="77777777" w:rsidR="00E274ED" w:rsidRPr="00E274ED" w:rsidRDefault="00E274ED" w:rsidP="00E274ED">
      <w:pPr>
        <w:pStyle w:val="EndNoteBibliography"/>
        <w:spacing w:after="0"/>
        <w:ind w:left="720" w:hanging="720"/>
        <w:rPr>
          <w:noProof/>
        </w:rPr>
      </w:pPr>
      <w:r w:rsidRPr="00E274ED">
        <w:rPr>
          <w:noProof/>
        </w:rPr>
        <w:t>26.</w:t>
      </w:r>
      <w:r w:rsidRPr="00E274ED">
        <w:rPr>
          <w:noProof/>
        </w:rPr>
        <w:tab/>
        <w:t xml:space="preserve">Haber, A.L., et al., </w:t>
      </w:r>
      <w:r w:rsidRPr="00E274ED">
        <w:rPr>
          <w:i/>
          <w:noProof/>
        </w:rPr>
        <w:t>A single-cell survey of the small intestinal epithelium.</w:t>
      </w:r>
      <w:r w:rsidRPr="00E274ED">
        <w:rPr>
          <w:noProof/>
        </w:rPr>
        <w:t xml:space="preserve"> Nature, 2017. </w:t>
      </w:r>
      <w:r w:rsidRPr="00E274ED">
        <w:rPr>
          <w:b/>
          <w:noProof/>
        </w:rPr>
        <w:t>551</w:t>
      </w:r>
      <w:r w:rsidRPr="00E274ED">
        <w:rPr>
          <w:noProof/>
        </w:rPr>
        <w:t>(7680): p. 333-339.</w:t>
      </w:r>
    </w:p>
    <w:p w14:paraId="5C297006" w14:textId="77777777" w:rsidR="00E274ED" w:rsidRPr="00E274ED" w:rsidRDefault="00E274ED" w:rsidP="00E274ED">
      <w:pPr>
        <w:pStyle w:val="EndNoteBibliography"/>
        <w:spacing w:after="0"/>
        <w:ind w:left="720" w:hanging="720"/>
        <w:rPr>
          <w:noProof/>
        </w:rPr>
      </w:pPr>
      <w:r w:rsidRPr="00E274ED">
        <w:rPr>
          <w:noProof/>
        </w:rPr>
        <w:t>27.</w:t>
      </w:r>
      <w:r w:rsidRPr="00E274ED">
        <w:rPr>
          <w:noProof/>
        </w:rPr>
        <w:tab/>
        <w:t xml:space="preserve">Hagai, T., et al., </w:t>
      </w:r>
      <w:r w:rsidRPr="00E274ED">
        <w:rPr>
          <w:i/>
          <w:noProof/>
        </w:rPr>
        <w:t>Gene expression variability across cells and species shapes innate immunity.</w:t>
      </w:r>
      <w:r w:rsidRPr="00E274ED">
        <w:rPr>
          <w:noProof/>
        </w:rPr>
        <w:t xml:space="preserve"> Nature, 2018. </w:t>
      </w:r>
      <w:r w:rsidRPr="00E274ED">
        <w:rPr>
          <w:b/>
          <w:noProof/>
        </w:rPr>
        <w:t>563</w:t>
      </w:r>
      <w:r w:rsidRPr="00E274ED">
        <w:rPr>
          <w:noProof/>
        </w:rPr>
        <w:t>(7730): p. 197-202.</w:t>
      </w:r>
    </w:p>
    <w:p w14:paraId="40A20C8D" w14:textId="77777777" w:rsidR="00E274ED" w:rsidRPr="00E274ED" w:rsidRDefault="00E274ED" w:rsidP="00E274ED">
      <w:pPr>
        <w:pStyle w:val="EndNoteBibliography"/>
        <w:spacing w:after="0"/>
        <w:ind w:left="720" w:hanging="720"/>
        <w:rPr>
          <w:noProof/>
        </w:rPr>
      </w:pPr>
      <w:r w:rsidRPr="00E274ED">
        <w:rPr>
          <w:noProof/>
        </w:rPr>
        <w:t>28.</w:t>
      </w:r>
      <w:r w:rsidRPr="00E274ED">
        <w:rPr>
          <w:noProof/>
        </w:rPr>
        <w:tab/>
        <w:t xml:space="preserve">Dixit, A., et al., </w:t>
      </w:r>
      <w:r w:rsidRPr="00E274ED">
        <w:rPr>
          <w:i/>
          <w:noProof/>
        </w:rPr>
        <w:t>Perturb-Seq: dissecting molecular circuits with scalable single-cell RNA profiling of pooled genetic screens.</w:t>
      </w:r>
      <w:r w:rsidRPr="00E274ED">
        <w:rPr>
          <w:noProof/>
        </w:rPr>
        <w:t xml:space="preserve"> cell, 2016. </w:t>
      </w:r>
      <w:r w:rsidRPr="00E274ED">
        <w:rPr>
          <w:b/>
          <w:noProof/>
        </w:rPr>
        <w:t>167</w:t>
      </w:r>
      <w:r w:rsidRPr="00E274ED">
        <w:rPr>
          <w:noProof/>
        </w:rPr>
        <w:t>(7): p. 1853-1866. e17.</w:t>
      </w:r>
    </w:p>
    <w:p w14:paraId="26FF4B09" w14:textId="77777777" w:rsidR="00E274ED" w:rsidRPr="00E274ED" w:rsidRDefault="00E274ED" w:rsidP="00E274ED">
      <w:pPr>
        <w:pStyle w:val="EndNoteBibliography"/>
        <w:spacing w:after="0"/>
        <w:ind w:left="720" w:hanging="720"/>
        <w:rPr>
          <w:noProof/>
        </w:rPr>
      </w:pPr>
      <w:r w:rsidRPr="00E274ED">
        <w:rPr>
          <w:noProof/>
        </w:rPr>
        <w:t>29.</w:t>
      </w:r>
      <w:r w:rsidRPr="00E274ED">
        <w:rPr>
          <w:noProof/>
        </w:rPr>
        <w:tab/>
        <w:t xml:space="preserve">Adamson, B., et al., </w:t>
      </w:r>
      <w:r w:rsidRPr="00E274ED">
        <w:rPr>
          <w:i/>
          <w:noProof/>
        </w:rPr>
        <w:t>A multiplexed single-cell CRISPR screening platform enables systematic dissection of the unfolded protein response.</w:t>
      </w:r>
      <w:r w:rsidRPr="00E274ED">
        <w:rPr>
          <w:noProof/>
        </w:rPr>
        <w:t xml:space="preserve"> Cell, 2016. </w:t>
      </w:r>
      <w:r w:rsidRPr="00E274ED">
        <w:rPr>
          <w:b/>
          <w:noProof/>
        </w:rPr>
        <w:t>167</w:t>
      </w:r>
      <w:r w:rsidRPr="00E274ED">
        <w:rPr>
          <w:noProof/>
        </w:rPr>
        <w:t>(7): p. 1867-1882. e21.</w:t>
      </w:r>
    </w:p>
    <w:p w14:paraId="15F32C7F" w14:textId="77777777" w:rsidR="00E274ED" w:rsidRPr="00E274ED" w:rsidRDefault="00E274ED" w:rsidP="00E274ED">
      <w:pPr>
        <w:pStyle w:val="EndNoteBibliography"/>
        <w:spacing w:after="0"/>
        <w:ind w:left="720" w:hanging="720"/>
        <w:rPr>
          <w:noProof/>
        </w:rPr>
      </w:pPr>
      <w:r w:rsidRPr="00E274ED">
        <w:rPr>
          <w:noProof/>
        </w:rPr>
        <w:t>30.</w:t>
      </w:r>
      <w:r w:rsidRPr="00E274ED">
        <w:rPr>
          <w:noProof/>
        </w:rPr>
        <w:tab/>
        <w:t xml:space="preserve">Datlinger, P., et al., </w:t>
      </w:r>
      <w:r w:rsidRPr="00E274ED">
        <w:rPr>
          <w:i/>
          <w:noProof/>
        </w:rPr>
        <w:t>Pooled CRISPR screening with single-cell transcriptome readout.</w:t>
      </w:r>
      <w:r w:rsidRPr="00E274ED">
        <w:rPr>
          <w:noProof/>
        </w:rPr>
        <w:t xml:space="preserve"> Nature methods, 2017. </w:t>
      </w:r>
      <w:r w:rsidRPr="00E274ED">
        <w:rPr>
          <w:b/>
          <w:noProof/>
        </w:rPr>
        <w:t>14</w:t>
      </w:r>
      <w:r w:rsidRPr="00E274ED">
        <w:rPr>
          <w:noProof/>
        </w:rPr>
        <w:t>(3): p. 297-301.</w:t>
      </w:r>
    </w:p>
    <w:p w14:paraId="6B81591A" w14:textId="77777777" w:rsidR="00E274ED" w:rsidRPr="00E274ED" w:rsidRDefault="00E274ED" w:rsidP="00E274ED">
      <w:pPr>
        <w:pStyle w:val="EndNoteBibliography"/>
        <w:spacing w:after="0"/>
        <w:ind w:left="720" w:hanging="720"/>
        <w:rPr>
          <w:noProof/>
        </w:rPr>
      </w:pPr>
      <w:r w:rsidRPr="00E274ED">
        <w:rPr>
          <w:noProof/>
        </w:rPr>
        <w:t>31.</w:t>
      </w:r>
      <w:r w:rsidRPr="00E274ED">
        <w:rPr>
          <w:noProof/>
        </w:rPr>
        <w:tab/>
        <w:t xml:space="preserve">Zheng, G.X., et al., </w:t>
      </w:r>
      <w:r w:rsidRPr="00E274ED">
        <w:rPr>
          <w:i/>
          <w:noProof/>
        </w:rPr>
        <w:t>Massively parallel digital transcriptional profiling of single cells.</w:t>
      </w:r>
      <w:r w:rsidRPr="00E274ED">
        <w:rPr>
          <w:noProof/>
        </w:rPr>
        <w:t xml:space="preserve"> Nature communications, 2017. </w:t>
      </w:r>
      <w:r w:rsidRPr="00E274ED">
        <w:rPr>
          <w:b/>
          <w:noProof/>
        </w:rPr>
        <w:t>8</w:t>
      </w:r>
      <w:r w:rsidRPr="00E274ED">
        <w:rPr>
          <w:noProof/>
        </w:rPr>
        <w:t>(1): p. 14049.</w:t>
      </w:r>
    </w:p>
    <w:p w14:paraId="40290873" w14:textId="77777777" w:rsidR="00E274ED" w:rsidRPr="00E274ED" w:rsidRDefault="00E274ED" w:rsidP="00E274ED">
      <w:pPr>
        <w:pStyle w:val="EndNoteBibliography"/>
        <w:spacing w:after="0"/>
        <w:ind w:left="720" w:hanging="720"/>
        <w:rPr>
          <w:noProof/>
        </w:rPr>
      </w:pPr>
      <w:r w:rsidRPr="00E274ED">
        <w:rPr>
          <w:noProof/>
        </w:rPr>
        <w:t>32.</w:t>
      </w:r>
      <w:r w:rsidRPr="00E274ED">
        <w:rPr>
          <w:noProof/>
        </w:rPr>
        <w:tab/>
        <w:t xml:space="preserve">Virtanen, P., et al., </w:t>
      </w:r>
      <w:r w:rsidRPr="00E274ED">
        <w:rPr>
          <w:i/>
          <w:noProof/>
        </w:rPr>
        <w:t>SciPy 1.0: fundamental algorithms for scientific computing in Python.</w:t>
      </w:r>
      <w:r w:rsidRPr="00E274ED">
        <w:rPr>
          <w:noProof/>
        </w:rPr>
        <w:t xml:space="preserve"> Nature methods, 2020. </w:t>
      </w:r>
      <w:r w:rsidRPr="00E274ED">
        <w:rPr>
          <w:b/>
          <w:noProof/>
        </w:rPr>
        <w:t>17</w:t>
      </w:r>
      <w:r w:rsidRPr="00E274ED">
        <w:rPr>
          <w:noProof/>
        </w:rPr>
        <w:t>(3): p. 261-272.</w:t>
      </w:r>
    </w:p>
    <w:p w14:paraId="4150AFE1" w14:textId="77777777" w:rsidR="00E274ED" w:rsidRPr="00E274ED" w:rsidRDefault="00E274ED" w:rsidP="00E274ED">
      <w:pPr>
        <w:pStyle w:val="EndNoteBibliography"/>
        <w:spacing w:after="0"/>
        <w:ind w:left="720" w:hanging="720"/>
        <w:rPr>
          <w:noProof/>
        </w:rPr>
      </w:pPr>
      <w:r w:rsidRPr="00E274ED">
        <w:rPr>
          <w:noProof/>
        </w:rPr>
        <w:t>33.</w:t>
      </w:r>
      <w:r w:rsidRPr="00E274ED">
        <w:rPr>
          <w:noProof/>
        </w:rPr>
        <w:tab/>
        <w:t xml:space="preserve">Wolf, F.A., P. Angerer, and F.J. Theis, </w:t>
      </w:r>
      <w:r w:rsidRPr="00E274ED">
        <w:rPr>
          <w:i/>
          <w:noProof/>
        </w:rPr>
        <w:t>SCANPY: large-scale single-cell gene expression data analysis.</w:t>
      </w:r>
      <w:r w:rsidRPr="00E274ED">
        <w:rPr>
          <w:noProof/>
        </w:rPr>
        <w:t xml:space="preserve"> Genome biology, 2018. </w:t>
      </w:r>
      <w:r w:rsidRPr="00E274ED">
        <w:rPr>
          <w:b/>
          <w:noProof/>
        </w:rPr>
        <w:t>19</w:t>
      </w:r>
      <w:r w:rsidRPr="00E274ED">
        <w:rPr>
          <w:noProof/>
        </w:rPr>
        <w:t>: p. 1-5.</w:t>
      </w:r>
    </w:p>
    <w:p w14:paraId="4FBF9C4C" w14:textId="77777777" w:rsidR="00E274ED" w:rsidRPr="00E274ED" w:rsidRDefault="00E274ED" w:rsidP="00E274ED">
      <w:pPr>
        <w:pStyle w:val="EndNoteBibliography"/>
        <w:spacing w:after="0"/>
        <w:ind w:left="720" w:hanging="720"/>
        <w:rPr>
          <w:rFonts w:hint="eastAsia"/>
          <w:noProof/>
        </w:rPr>
      </w:pPr>
      <w:r w:rsidRPr="00E274ED">
        <w:rPr>
          <w:rFonts w:hint="eastAsia"/>
          <w:noProof/>
        </w:rPr>
        <w:t>34.</w:t>
      </w:r>
      <w:r w:rsidRPr="00E274ED">
        <w:rPr>
          <w:rFonts w:hint="eastAsia"/>
          <w:noProof/>
        </w:rPr>
        <w:tab/>
        <w:t xml:space="preserve">Cuzick, J., </w:t>
      </w:r>
      <w:r w:rsidRPr="00E274ED">
        <w:rPr>
          <w:rFonts w:hint="eastAsia"/>
          <w:i/>
          <w:noProof/>
        </w:rPr>
        <w:t>A Wilcoxon</w:t>
      </w:r>
      <w:r w:rsidRPr="00E274ED">
        <w:rPr>
          <w:rFonts w:hint="eastAsia"/>
          <w:i/>
          <w:noProof/>
        </w:rPr>
        <w:t>‐</w:t>
      </w:r>
      <w:r w:rsidRPr="00E274ED">
        <w:rPr>
          <w:rFonts w:hint="eastAsia"/>
          <w:i/>
          <w:noProof/>
        </w:rPr>
        <w:t>type test for trend.</w:t>
      </w:r>
      <w:r w:rsidRPr="00E274ED">
        <w:rPr>
          <w:rFonts w:hint="eastAsia"/>
          <w:noProof/>
        </w:rPr>
        <w:t xml:space="preserve"> Statistics in medicine, 1985. </w:t>
      </w:r>
      <w:r w:rsidRPr="00E274ED">
        <w:rPr>
          <w:rFonts w:hint="eastAsia"/>
          <w:b/>
          <w:noProof/>
        </w:rPr>
        <w:t>4</w:t>
      </w:r>
      <w:r w:rsidRPr="00E274ED">
        <w:rPr>
          <w:rFonts w:hint="eastAsia"/>
          <w:noProof/>
        </w:rPr>
        <w:t>(1): p. 87-90.</w:t>
      </w:r>
    </w:p>
    <w:p w14:paraId="4626909B" w14:textId="77777777" w:rsidR="00E274ED" w:rsidRPr="00E274ED" w:rsidRDefault="00E274ED" w:rsidP="00E274ED">
      <w:pPr>
        <w:pStyle w:val="EndNoteBibliography"/>
        <w:ind w:left="720" w:hanging="720"/>
        <w:rPr>
          <w:noProof/>
        </w:rPr>
      </w:pPr>
      <w:r w:rsidRPr="00E274ED">
        <w:rPr>
          <w:noProof/>
        </w:rPr>
        <w:t>35.</w:t>
      </w:r>
      <w:r w:rsidRPr="00E274ED">
        <w:rPr>
          <w:noProof/>
        </w:rPr>
        <w:tab/>
        <w:t xml:space="preserve">McInnes, L., J. Healy, and J. Melville, </w:t>
      </w:r>
      <w:r w:rsidRPr="00E274ED">
        <w:rPr>
          <w:i/>
          <w:noProof/>
        </w:rPr>
        <w:t>Umap: Uniform manifold approximation and projection for dimension reduction.</w:t>
      </w:r>
      <w:r w:rsidRPr="00E274ED">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2F5351">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5" w:author="tang zijia" w:date="2023-09-01T18:57:00Z" w:initials="tz">
    <w:p w14:paraId="79D7528E" w14:textId="6071AE77" w:rsidR="00402CE6" w:rsidRDefault="00402CE6">
      <w:pPr>
        <w:pStyle w:val="af6"/>
        <w:rPr>
          <w:lang w:eastAsia="zh-CN"/>
        </w:rPr>
      </w:pPr>
      <w:r>
        <w:rPr>
          <w:rStyle w:val="af5"/>
        </w:rPr>
        <w:annotationRef/>
      </w:r>
      <w:r>
        <w:rPr>
          <w:rFonts w:hint="eastAsia"/>
          <w:lang w:eastAsia="zh-CN"/>
        </w:rPr>
        <w:t>增加了两处引用</w:t>
      </w:r>
    </w:p>
  </w:comment>
  <w:comment w:id="92" w:author="Qianqian Song" w:date="2023-09-09T10:27:00Z" w:initials="QS">
    <w:p w14:paraId="76DE97D6" w14:textId="77777777" w:rsidR="00FF6D51" w:rsidRDefault="00FF6D51" w:rsidP="002B2CDD">
      <w:r>
        <w:rPr>
          <w:rStyle w:val="af5"/>
        </w:rPr>
        <w:annotationRef/>
      </w:r>
      <w:r>
        <w:rPr>
          <w:sz w:val="20"/>
          <w:szCs w:val="20"/>
        </w:rPr>
        <w:t>You have to put each figure close to its context</w:t>
      </w:r>
    </w:p>
  </w:comment>
  <w:comment w:id="93" w:author="Qianqian Song" w:date="2023-09-09T10:34:00Z" w:initials="QS">
    <w:p w14:paraId="3E7DBE4E" w14:textId="77777777" w:rsidR="00E05D23" w:rsidRDefault="00E05D23" w:rsidP="00A95900">
      <w:r>
        <w:rPr>
          <w:rStyle w:val="af5"/>
        </w:rPr>
        <w:annotationRef/>
      </w:r>
      <w:r>
        <w:rPr>
          <w:sz w:val="20"/>
          <w:szCs w:val="20"/>
        </w:rPr>
        <w:t>There is an auto-check typo function in word, pls avoid typos in your paper.</w:t>
      </w:r>
    </w:p>
  </w:comment>
  <w:comment w:id="98" w:author="Qianqian Song" w:date="2023-09-09T10:35:00Z" w:initials="QS">
    <w:p w14:paraId="05EB32CD" w14:textId="77777777" w:rsidR="00D70A65" w:rsidRDefault="00D70A65" w:rsidP="00040405">
      <w:r>
        <w:rPr>
          <w:rStyle w:val="af5"/>
        </w:rPr>
        <w:annotationRef/>
      </w:r>
      <w:r>
        <w:rPr>
          <w:sz w:val="20"/>
          <w:szCs w:val="20"/>
        </w:rPr>
        <w:t>It should be perturbed, rather than perturbated; pls double check and consistently correct the others</w:t>
      </w:r>
    </w:p>
  </w:comment>
  <w:comment w:id="109" w:author="Qianqian Song" w:date="2023-09-09T10:39:00Z" w:initials="QS">
    <w:p w14:paraId="61C57DCF" w14:textId="77777777" w:rsidR="00014B14" w:rsidRDefault="00014B14" w:rsidP="006B5918">
      <w:r>
        <w:rPr>
          <w:rStyle w:val="af5"/>
        </w:rPr>
        <w:annotationRef/>
      </w:r>
      <w:r>
        <w:rPr>
          <w:sz w:val="20"/>
          <w:szCs w:val="20"/>
        </w:rPr>
        <w:t>I believe it should be control to perturbed</w:t>
      </w:r>
    </w:p>
  </w:comment>
  <w:comment w:id="126" w:author="Qianqian Song" w:date="2023-09-09T11:19:00Z" w:initials="QS">
    <w:p w14:paraId="072BBD4E" w14:textId="77777777" w:rsidR="00487DA4" w:rsidRDefault="00487DA4" w:rsidP="00D81EEF">
      <w:r>
        <w:rPr>
          <w:rStyle w:val="af5"/>
        </w:rPr>
        <w:annotationRef/>
      </w:r>
      <w:r>
        <w:rPr>
          <w:sz w:val="20"/>
          <w:szCs w:val="20"/>
        </w:rPr>
        <w:t>Pls check if the tense is consistent</w:t>
      </w:r>
    </w:p>
  </w:comment>
  <w:comment w:id="153" w:author="Qianqian Song" w:date="2023-09-09T12:17:00Z" w:initials="QS">
    <w:p w14:paraId="4E401F77" w14:textId="77777777" w:rsidR="007B6FC5" w:rsidRDefault="007B6FC5" w:rsidP="00BE264F">
      <w:r>
        <w:rPr>
          <w:rStyle w:val="af5"/>
        </w:rPr>
        <w:annotationRef/>
      </w:r>
      <w:r>
        <w:rPr>
          <w:sz w:val="20"/>
          <w:szCs w:val="20"/>
        </w:rPr>
        <w:t>Is it possible to change stim to perb</w:t>
      </w:r>
    </w:p>
  </w:comment>
  <w:comment w:id="162" w:author="Qianqian Song" w:date="2023-09-09T12:17:00Z" w:initials="QS">
    <w:p w14:paraId="1B2EDD81" w14:textId="77777777" w:rsidR="00AA22AE" w:rsidRDefault="00AA22AE" w:rsidP="00164245">
      <w:r>
        <w:rPr>
          <w:rStyle w:val="af5"/>
        </w:rPr>
        <w:annotationRef/>
      </w:r>
      <w:r>
        <w:rPr>
          <w:sz w:val="20"/>
          <w:szCs w:val="20"/>
        </w:rPr>
        <w:t>Not consistent with your legend</w:t>
      </w:r>
    </w:p>
  </w:comment>
  <w:comment w:id="185" w:author="Qianqian Song" w:date="2023-09-09T12:18:00Z" w:initials="QS">
    <w:p w14:paraId="799F05C9" w14:textId="77777777" w:rsidR="00621197" w:rsidRDefault="00621197" w:rsidP="00DE587C">
      <w:r>
        <w:rPr>
          <w:rStyle w:val="af5"/>
        </w:rPr>
        <w:annotationRef/>
      </w:r>
      <w:r>
        <w:rPr>
          <w:sz w:val="20"/>
          <w:szCs w:val="20"/>
        </w:rPr>
        <w:t>Change terms accordingly</w:t>
      </w:r>
    </w:p>
  </w:comment>
  <w:comment w:id="188" w:author="Qianqian Song" w:date="2023-09-09T12:19:00Z" w:initials="QS">
    <w:p w14:paraId="00F0ED6F" w14:textId="77777777" w:rsidR="009E377C" w:rsidRDefault="009E377C" w:rsidP="007060BB">
      <w:r>
        <w:rPr>
          <w:rStyle w:val="af5"/>
        </w:rPr>
        <w:annotationRef/>
      </w:r>
      <w:r>
        <w:rPr>
          <w:sz w:val="20"/>
          <w:szCs w:val="20"/>
        </w:rPr>
        <w:t>Tense</w:t>
      </w:r>
    </w:p>
  </w:comment>
  <w:comment w:id="194" w:author="Qianqian Song" w:date="2023-09-09T12:20:00Z" w:initials="QS">
    <w:p w14:paraId="4969AB31" w14:textId="77777777" w:rsidR="00F415A2" w:rsidRDefault="00F415A2" w:rsidP="008D16A9">
      <w:r>
        <w:rPr>
          <w:rStyle w:val="af5"/>
        </w:rPr>
        <w:annotationRef/>
      </w:r>
      <w:r>
        <w:rPr>
          <w:sz w:val="20"/>
          <w:szCs w:val="20"/>
        </w:rPr>
        <w:t>Fig1 should be in this context</w:t>
      </w:r>
    </w:p>
  </w:comment>
  <w:comment w:id="202" w:author="Qianqian Song" w:date="2023-09-09T10:27:00Z" w:initials="QS">
    <w:p w14:paraId="2D327B70" w14:textId="77777777" w:rsidR="00C1352F" w:rsidRDefault="00C1352F" w:rsidP="00C1352F">
      <w:r>
        <w:rPr>
          <w:rStyle w:val="af5"/>
        </w:rPr>
        <w:annotationRef/>
      </w:r>
      <w:r>
        <w:rPr>
          <w:sz w:val="20"/>
          <w:szCs w:val="20"/>
        </w:rPr>
        <w:t>You have to put each figure close to its context</w:t>
      </w:r>
    </w:p>
  </w:comment>
  <w:comment w:id="203" w:author="Qianqian Song" w:date="2023-09-09T10:34:00Z" w:initials="QS">
    <w:p w14:paraId="04B63309" w14:textId="77777777" w:rsidR="00C1352F" w:rsidRDefault="00C1352F" w:rsidP="00C1352F">
      <w:r>
        <w:rPr>
          <w:rStyle w:val="af5"/>
        </w:rPr>
        <w:annotationRef/>
      </w:r>
      <w:r>
        <w:rPr>
          <w:sz w:val="20"/>
          <w:szCs w:val="20"/>
        </w:rPr>
        <w:t>There is an auto-check typo function in word, pls avoid typos in your paper.</w:t>
      </w:r>
    </w:p>
  </w:comment>
  <w:comment w:id="204" w:author="Qianqian Song" w:date="2023-09-09T10:35:00Z" w:initials="QS">
    <w:p w14:paraId="5CD08E59" w14:textId="77777777" w:rsidR="00C1352F" w:rsidRDefault="00C1352F" w:rsidP="00C1352F">
      <w:r>
        <w:rPr>
          <w:rStyle w:val="af5"/>
        </w:rPr>
        <w:annotationRef/>
      </w:r>
      <w:r>
        <w:rPr>
          <w:sz w:val="20"/>
          <w:szCs w:val="20"/>
        </w:rPr>
        <w:t>It should be perturbed, rather than perturbated; pls double check and consistently correct the others</w:t>
      </w:r>
    </w:p>
  </w:comment>
  <w:comment w:id="209" w:author="Qianqian Song" w:date="2023-09-09T10:39:00Z" w:initials="QS">
    <w:p w14:paraId="47F1E15F" w14:textId="77777777" w:rsidR="00C1352F" w:rsidRDefault="00C1352F" w:rsidP="00C1352F">
      <w:r>
        <w:rPr>
          <w:rStyle w:val="af5"/>
        </w:rPr>
        <w:annotationRef/>
      </w:r>
      <w:r>
        <w:rPr>
          <w:sz w:val="20"/>
          <w:szCs w:val="20"/>
        </w:rPr>
        <w:t>I believe it should be control to perturbed</w:t>
      </w:r>
    </w:p>
  </w:comment>
  <w:comment w:id="258" w:author="Qianqian Song" w:date="2023-09-09T12:27:00Z" w:initials="QS">
    <w:p w14:paraId="410EE557" w14:textId="77777777" w:rsidR="008D6511" w:rsidRDefault="008D6511" w:rsidP="00F33B08">
      <w:r>
        <w:rPr>
          <w:rStyle w:val="af5"/>
        </w:rPr>
        <w:annotationRef/>
      </w:r>
      <w:r>
        <w:rPr>
          <w:sz w:val="20"/>
          <w:szCs w:val="20"/>
        </w:rPr>
        <w:t>It is r or s?</w:t>
      </w:r>
    </w:p>
  </w:comment>
  <w:comment w:id="288" w:author="Qianqian Song" w:date="2023-09-09T12:21:00Z" w:initials="QS">
    <w:p w14:paraId="51C77D45" w14:textId="51AFBB62" w:rsidR="00A07073" w:rsidRDefault="00A07073" w:rsidP="008C42B2">
      <w:r>
        <w:rPr>
          <w:rStyle w:val="af5"/>
        </w:rPr>
        <w:annotationRef/>
      </w:r>
      <w:r>
        <w:rPr>
          <w:sz w:val="20"/>
          <w:szCs w:val="20"/>
        </w:rPr>
        <w:t>Consistent</w:t>
      </w:r>
    </w:p>
  </w:comment>
  <w:comment w:id="289" w:author="Qianqian Song" w:date="2023-09-09T12:27:00Z" w:initials="QS">
    <w:p w14:paraId="16BDF683" w14:textId="77777777" w:rsidR="008D6511" w:rsidRDefault="008D6511" w:rsidP="00952730">
      <w:r>
        <w:rPr>
          <w:rStyle w:val="af5"/>
        </w:rPr>
        <w:annotationRef/>
      </w:r>
      <w:r>
        <w:rPr>
          <w:sz w:val="20"/>
          <w:szCs w:val="20"/>
        </w:rPr>
        <w:t>Check</w:t>
      </w:r>
      <w:r>
        <w:rPr>
          <w:sz w:val="20"/>
          <w:szCs w:val="20"/>
        </w:rPr>
        <w:cr/>
      </w:r>
    </w:p>
  </w:comment>
  <w:comment w:id="308" w:author="Qianqian Song" w:date="2023-08-27T16:39:00Z" w:initials="QS">
    <w:p w14:paraId="3778177A" w14:textId="4B6FB091" w:rsidR="000338FE" w:rsidRDefault="007F3A9B" w:rsidP="002D1891">
      <w:r>
        <w:rPr>
          <w:rStyle w:val="af5"/>
        </w:rPr>
        <w:annotationRef/>
      </w:r>
      <w:r w:rsidR="000338FE">
        <w:rPr>
          <w:sz w:val="20"/>
          <w:szCs w:val="20"/>
        </w:rPr>
        <w:t xml:space="preserve">Please keep tense consistent. </w:t>
      </w:r>
    </w:p>
  </w:comment>
  <w:comment w:id="401" w:author="Qianqian Song" w:date="2023-09-09T12:33:00Z" w:initials="QS">
    <w:p w14:paraId="5488D404" w14:textId="77777777" w:rsidR="004D0645" w:rsidRDefault="004D0645" w:rsidP="007850F9">
      <w:r>
        <w:rPr>
          <w:rStyle w:val="af5"/>
        </w:rPr>
        <w:annotationRef/>
      </w:r>
      <w:r>
        <w:rPr>
          <w:sz w:val="20"/>
          <w:szCs w:val="20"/>
        </w:rPr>
        <w:t>Why kl loss?</w:t>
      </w:r>
    </w:p>
  </w:comment>
  <w:comment w:id="402" w:author="Qianqian Song" w:date="2023-09-09T12:30:00Z" w:initials="QS">
    <w:p w14:paraId="033082C3" w14:textId="4DEFA5C1" w:rsidR="000872D9" w:rsidRDefault="000872D9" w:rsidP="009B7A3E">
      <w:r>
        <w:rPr>
          <w:rStyle w:val="af5"/>
        </w:rPr>
        <w:annotationRef/>
      </w:r>
      <w:r>
        <w:rPr>
          <w:sz w:val="20"/>
          <w:szCs w:val="20"/>
        </w:rPr>
        <w:t>???</w:t>
      </w:r>
    </w:p>
  </w:comment>
  <w:comment w:id="705" w:author="Qianqian Song" w:date="2023-08-28T00:14:00Z" w:initials="QS">
    <w:p w14:paraId="43B31280" w14:textId="77777777" w:rsidR="003F422B" w:rsidRDefault="003F422B" w:rsidP="00A60BB9">
      <w:r>
        <w:rPr>
          <w:rStyle w:val="af5"/>
        </w:rPr>
        <w:annotationRef/>
      </w:r>
      <w:r>
        <w:rPr>
          <w:sz w:val="20"/>
          <w:szCs w:val="20"/>
        </w:rPr>
        <w:t>Add Figure legends under each Figure</w:t>
      </w:r>
    </w:p>
  </w:comment>
  <w:comment w:id="721" w:author="Qianqian Song" w:date="2023-09-09T16:25:00Z" w:initials="QS">
    <w:p w14:paraId="04C4A409" w14:textId="77777777" w:rsidR="00524AAD" w:rsidRDefault="00524AAD" w:rsidP="00DF3B7D">
      <w:r>
        <w:rPr>
          <w:rStyle w:val="af5"/>
        </w:rPr>
        <w:annotationRef/>
      </w:r>
      <w:r>
        <w:rPr>
          <w:sz w:val="20"/>
          <w:szCs w:val="20"/>
        </w:rPr>
        <w:t>Pls check the figure panel labels</w:t>
      </w:r>
    </w:p>
  </w:comment>
  <w:comment w:id="739" w:author="Qianqian Song" w:date="2023-09-09T16:14:00Z" w:initials="QS">
    <w:p w14:paraId="60CF2094" w14:textId="3130021B" w:rsidR="007C11F1" w:rsidRDefault="007C11F1" w:rsidP="00E163E4">
      <w:r>
        <w:rPr>
          <w:rStyle w:val="af5"/>
        </w:rPr>
        <w:annotationRef/>
      </w:r>
      <w:r>
        <w:rPr>
          <w:sz w:val="20"/>
          <w:szCs w:val="20"/>
        </w:rPr>
        <w:t>Again, pls keep tense consistent</w:t>
      </w:r>
    </w:p>
  </w:comment>
  <w:comment w:id="742" w:author="Qianqian Song" w:date="2023-09-09T16:18:00Z" w:initials="QS">
    <w:p w14:paraId="641FD7BC" w14:textId="77777777" w:rsidR="00F3611B" w:rsidRDefault="00F3611B" w:rsidP="003B7684">
      <w:r>
        <w:rPr>
          <w:rStyle w:val="af5"/>
        </w:rPr>
        <w:annotationRef/>
      </w:r>
      <w:r>
        <w:rPr>
          <w:sz w:val="20"/>
          <w:szCs w:val="20"/>
        </w:rPr>
        <w:t>Change figure index to bold</w:t>
      </w:r>
    </w:p>
  </w:comment>
  <w:comment w:id="760" w:author="Qianqian Song" w:date="2023-09-09T12:37:00Z" w:initials="QS">
    <w:p w14:paraId="07D05B2E" w14:textId="4EABB79C" w:rsidR="005139D0" w:rsidRDefault="005139D0" w:rsidP="00925283">
      <w:r>
        <w:rPr>
          <w:rStyle w:val="af5"/>
        </w:rPr>
        <w:annotationRef/>
      </w:r>
      <w:r>
        <w:rPr>
          <w:sz w:val="20"/>
          <w:szCs w:val="20"/>
        </w:rPr>
        <w:t>???</w:t>
      </w:r>
    </w:p>
  </w:comment>
  <w:comment w:id="764" w:author="Qianqian Song" w:date="2023-09-09T21:28:00Z" w:initials="QS">
    <w:p w14:paraId="01C6334E" w14:textId="77777777" w:rsidR="00D20893" w:rsidRDefault="00D20893" w:rsidP="00F62F6D">
      <w:r>
        <w:rPr>
          <w:rStyle w:val="af5"/>
        </w:rPr>
        <w:annotationRef/>
      </w:r>
      <w:r>
        <w:rPr>
          <w:sz w:val="20"/>
          <w:szCs w:val="20"/>
        </w:rPr>
        <w:t>Again, pls keep tense consistent</w:t>
      </w:r>
    </w:p>
  </w:comment>
  <w:comment w:id="773" w:author="Qianqian Song" w:date="2023-08-28T00:04:00Z" w:initials="QS">
    <w:p w14:paraId="7CCF1438" w14:textId="36D1DFC3" w:rsidR="00970F70" w:rsidRDefault="00970F70" w:rsidP="007F6D40">
      <w:r>
        <w:rPr>
          <w:rStyle w:val="af5"/>
        </w:rPr>
        <w:annotationRef/>
      </w:r>
      <w:r>
        <w:rPr>
          <w:sz w:val="20"/>
          <w:szCs w:val="20"/>
        </w:rPr>
        <w:t>Change all “simulation dataset” to “perturbed dataset”</w:t>
      </w:r>
    </w:p>
  </w:comment>
  <w:comment w:id="771" w:author="Qianqian Song" w:date="2023-09-09T21:30:00Z" w:initials="QS">
    <w:p w14:paraId="0C09BBFC" w14:textId="77777777" w:rsidR="00740CC8" w:rsidRDefault="00740CC8" w:rsidP="00021A76">
      <w:r>
        <w:rPr>
          <w:rStyle w:val="af5"/>
        </w:rPr>
        <w:annotationRef/>
      </w:r>
      <w:r>
        <w:rPr>
          <w:sz w:val="20"/>
          <w:szCs w:val="20"/>
        </w:rPr>
        <w:t>Check grammar</w:t>
      </w:r>
    </w:p>
  </w:comment>
  <w:comment w:id="776" w:author="tang zijia" w:date="2023-08-29T20:24:00Z" w:initials="tz">
    <w:p w14:paraId="555F9FFC" w14:textId="7BE0A9E4" w:rsidR="008866CD" w:rsidRDefault="008866CD">
      <w:pPr>
        <w:pStyle w:val="af6"/>
        <w:rPr>
          <w:lang w:eastAsia="zh-CN"/>
        </w:rPr>
      </w:pPr>
      <w:r>
        <w:rPr>
          <w:rStyle w:val="af5"/>
        </w:rPr>
        <w:annotationRef/>
      </w:r>
      <w:r>
        <w:rPr>
          <w:rFonts w:hint="eastAsia"/>
          <w:lang w:eastAsia="zh-CN"/>
        </w:rPr>
        <w:t>那这个要换成</w:t>
      </w:r>
      <w:r w:rsidRPr="008866CD">
        <w:rPr>
          <w:rFonts w:ascii="Times New Roman" w:hAnsi="Times New Roman" w:cs="Times New Roman"/>
          <w:color w:val="000000" w:themeColor="text1"/>
          <w:lang w:eastAsia="zh-CN"/>
        </w:rPr>
        <w:t>perturbed</w:t>
      </w:r>
      <w:r>
        <w:rPr>
          <w:rFonts w:ascii="Times New Roman" w:hAnsi="Times New Roman" w:cs="Times New Roman"/>
          <w:color w:val="000000" w:themeColor="text1"/>
          <w:lang w:eastAsia="zh-CN"/>
        </w:rPr>
        <w:t xml:space="preserve"> data</w:t>
      </w:r>
      <w:r>
        <w:rPr>
          <w:rFonts w:ascii="Times New Roman" w:hAnsi="Times New Roman" w:cs="Times New Roman" w:hint="eastAsia"/>
          <w:color w:val="000000" w:themeColor="text1"/>
          <w:lang w:eastAsia="zh-CN"/>
        </w:rPr>
        <w:t>吗</w:t>
      </w:r>
    </w:p>
  </w:comment>
  <w:comment w:id="784" w:author="Qianqian Song" w:date="2023-08-28T00:05:00Z" w:initials="QS">
    <w:p w14:paraId="4ABC3F76" w14:textId="77777777" w:rsidR="008A46AD" w:rsidRDefault="008A46AD" w:rsidP="004D6AA0">
      <w:r>
        <w:rPr>
          <w:rStyle w:val="af5"/>
        </w:rPr>
        <w:annotationRef/>
      </w:r>
      <w:r>
        <w:rPr>
          <w:sz w:val="20"/>
          <w:szCs w:val="20"/>
        </w:rPr>
        <w:t xml:space="preserve">Avoid any typos </w:t>
      </w:r>
    </w:p>
  </w:comment>
  <w:comment w:id="813" w:author="Qianqian Song" w:date="2023-09-09T12:44:00Z" w:initials="QS">
    <w:p w14:paraId="08397A3E" w14:textId="77777777" w:rsidR="00382EEF" w:rsidRDefault="00382EEF" w:rsidP="009D5871">
      <w:r>
        <w:rPr>
          <w:rStyle w:val="af5"/>
        </w:rPr>
        <w:annotationRef/>
      </w:r>
      <w:r>
        <w:rPr>
          <w:sz w:val="20"/>
          <w:szCs w:val="20"/>
        </w:rPr>
        <w:t>This figure is different</w:t>
      </w:r>
    </w:p>
  </w:comment>
  <w:comment w:id="981" w:author="tang zijia" w:date="2023-09-10T22:28:00Z" w:initials="tz">
    <w:p w14:paraId="2900269B" w14:textId="2AC52E03" w:rsidR="00B523DA" w:rsidRDefault="00B523DA">
      <w:pPr>
        <w:pStyle w:val="af6"/>
        <w:rPr>
          <w:rFonts w:hint="eastAsia"/>
          <w:lang w:eastAsia="zh-CN"/>
        </w:rPr>
      </w:pPr>
      <w:r>
        <w:rPr>
          <w:rStyle w:val="af5"/>
        </w:rPr>
        <w:annotationRef/>
      </w:r>
      <w:r>
        <w:rPr>
          <w:rFonts w:hint="eastAsia"/>
          <w:lang w:eastAsia="zh-CN"/>
        </w:rPr>
        <w:t>增加了一段</w:t>
      </w:r>
    </w:p>
  </w:comment>
  <w:comment w:id="1027" w:author="tang zijia" w:date="2023-09-10T18:46:00Z" w:initials="tz">
    <w:p w14:paraId="7D0F9966" w14:textId="6862C525" w:rsidR="00AD4256" w:rsidRDefault="00AD4256">
      <w:pPr>
        <w:pStyle w:val="af6"/>
      </w:pPr>
      <w:r>
        <w:rPr>
          <w:rStyle w:val="af5"/>
        </w:rPr>
        <w:annotationRef/>
      </w:r>
    </w:p>
  </w:comment>
  <w:comment w:id="1030" w:author="Qianqian Song" w:date="2023-08-28T00:13:00Z" w:initials="QS">
    <w:p w14:paraId="76226F05" w14:textId="33692EF4" w:rsidR="0004793B" w:rsidRDefault="0004793B" w:rsidP="00202F4C">
      <w:r>
        <w:rPr>
          <w:rStyle w:val="af5"/>
        </w:rPr>
        <w:annotationRef/>
      </w:r>
      <w:r>
        <w:rPr>
          <w:sz w:val="20"/>
          <w:szCs w:val="20"/>
        </w:rPr>
        <w:t>Are you sure that the ‘acknowledge’ section is written in this way? Pls check our published paper for the ‘acknowledge’ section.</w:t>
      </w:r>
    </w:p>
  </w:comment>
  <w:comment w:id="1031" w:author="tang zijia" w:date="2023-08-29T20:25:00Z" w:initials="tz">
    <w:p w14:paraId="0BA6D0CB" w14:textId="77777777" w:rsidR="008866CD" w:rsidRDefault="008866CD">
      <w:pPr>
        <w:pStyle w:val="af6"/>
        <w:rPr>
          <w:lang w:eastAsia="zh-CN"/>
        </w:rPr>
      </w:pPr>
      <w:r>
        <w:rPr>
          <w:rStyle w:val="af5"/>
        </w:rPr>
        <w:annotationRef/>
      </w:r>
      <w:r>
        <w:rPr>
          <w:rFonts w:hint="eastAsia"/>
          <w:lang w:eastAsia="zh-CN"/>
        </w:rPr>
        <w:t>是的，这是丘成桐比赛的要求</w:t>
      </w:r>
    </w:p>
    <w:p w14:paraId="3FA8B7E4" w14:textId="104BB6FC" w:rsidR="008866CD" w:rsidRDefault="008866CD">
      <w:pPr>
        <w:pStyle w:val="af6"/>
        <w:ind w:leftChars="75" w:left="180"/>
        <w:rPr>
          <w:lang w:eastAsia="zh-CN"/>
        </w:rPr>
      </w:pPr>
      <w:r>
        <w:rPr>
          <w:rFonts w:hint="eastAsia"/>
          <w:lang w:eastAsia="zh-CN"/>
        </w:rPr>
        <w:t>要求中要写出：</w:t>
      </w:r>
      <w:r w:rsidRPr="008866CD">
        <w:rPr>
          <w:noProof/>
          <w:lang w:eastAsia="zh-CN"/>
        </w:rPr>
        <w:drawing>
          <wp:inline distT="0" distB="0" distL="0" distR="0" wp14:anchorId="43B789C9" wp14:editId="17AF111F">
            <wp:extent cx="5486400" cy="31089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3108960"/>
                    </a:xfrm>
                    <a:prstGeom prst="rect">
                      <a:avLst/>
                    </a:prstGeom>
                  </pic:spPr>
                </pic:pic>
              </a:graphicData>
            </a:graphic>
          </wp:inline>
        </w:drawing>
      </w:r>
    </w:p>
  </w:comment>
  <w:comment w:id="1032" w:author="Qianqian Song" w:date="2023-09-09T16:27:00Z" w:initials="QS">
    <w:p w14:paraId="2FBA5982" w14:textId="77777777" w:rsidR="00D868C8" w:rsidRDefault="00D868C8" w:rsidP="003B3B24">
      <w:r>
        <w:rPr>
          <w:rStyle w:val="af5"/>
        </w:rPr>
        <w:annotationRef/>
      </w:r>
      <w:r>
        <w:rPr>
          <w:sz w:val="20"/>
          <w:szCs w:val="20"/>
        </w:rP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D7528E" w15:done="0"/>
  <w15:commentEx w15:paraId="76DE97D6" w15:done="0"/>
  <w15:commentEx w15:paraId="3E7DBE4E" w15:done="0"/>
  <w15:commentEx w15:paraId="05EB32CD" w15:done="0"/>
  <w15:commentEx w15:paraId="61C57DCF" w15:done="0"/>
  <w15:commentEx w15:paraId="072BBD4E" w15:done="0"/>
  <w15:commentEx w15:paraId="4E401F77" w15:done="0"/>
  <w15:commentEx w15:paraId="1B2EDD81" w15:done="0"/>
  <w15:commentEx w15:paraId="799F05C9" w15:done="0"/>
  <w15:commentEx w15:paraId="00F0ED6F" w15:done="0"/>
  <w15:commentEx w15:paraId="4969AB31" w15:done="0"/>
  <w15:commentEx w15:paraId="2D327B70" w15:done="0"/>
  <w15:commentEx w15:paraId="04B63309" w15:done="0"/>
  <w15:commentEx w15:paraId="5CD08E59" w15:done="0"/>
  <w15:commentEx w15:paraId="47F1E15F" w15:done="0"/>
  <w15:commentEx w15:paraId="410EE557" w15:done="0"/>
  <w15:commentEx w15:paraId="51C77D45" w15:done="0"/>
  <w15:commentEx w15:paraId="16BDF683" w15:done="0"/>
  <w15:commentEx w15:paraId="3778177A" w15:done="1"/>
  <w15:commentEx w15:paraId="5488D404" w15:done="0"/>
  <w15:commentEx w15:paraId="033082C3" w15:done="0"/>
  <w15:commentEx w15:paraId="43B31280" w15:done="1"/>
  <w15:commentEx w15:paraId="04C4A409" w15:done="0"/>
  <w15:commentEx w15:paraId="60CF2094" w15:done="0"/>
  <w15:commentEx w15:paraId="641FD7BC" w15:done="0"/>
  <w15:commentEx w15:paraId="07D05B2E" w15:done="0"/>
  <w15:commentEx w15:paraId="01C6334E" w15:done="0"/>
  <w15:commentEx w15:paraId="7CCF1438" w15:done="1"/>
  <w15:commentEx w15:paraId="0C09BBFC" w15:done="0"/>
  <w15:commentEx w15:paraId="555F9FFC" w15:done="0"/>
  <w15:commentEx w15:paraId="4ABC3F76" w15:done="1"/>
  <w15:commentEx w15:paraId="08397A3E" w15:done="0"/>
  <w15:commentEx w15:paraId="2900269B" w15:done="0"/>
  <w15:commentEx w15:paraId="7D0F9966" w15:done="0"/>
  <w15:commentEx w15:paraId="76226F05" w15:done="1"/>
  <w15:commentEx w15:paraId="3FA8B7E4" w15:done="0"/>
  <w15:commentEx w15:paraId="2FBA5982" w15:paraIdParent="3FA8B7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CB2A5" w16cex:dateUtc="2023-09-01T10:57:00Z"/>
  <w16cex:commentExtensible w16cex:durableId="28A6C700" w16cex:dateUtc="2023-09-09T14:27:00Z"/>
  <w16cex:commentExtensible w16cex:durableId="28A6C8A4" w16cex:dateUtc="2023-09-09T14:34:00Z"/>
  <w16cex:commentExtensible w16cex:durableId="28A6C8FE" w16cex:dateUtc="2023-09-09T14:35:00Z"/>
  <w16cex:commentExtensible w16cex:durableId="28A6C9F1" w16cex:dateUtc="2023-09-09T14:39:00Z"/>
  <w16cex:commentExtensible w16cex:durableId="28A6D33C" w16cex:dateUtc="2023-09-09T15:19:00Z"/>
  <w16cex:commentExtensible w16cex:durableId="28A6E0BE" w16cex:dateUtc="2023-09-09T16:17:00Z"/>
  <w16cex:commentExtensible w16cex:durableId="28A6E0D9" w16cex:dateUtc="2023-09-09T16:17:00Z"/>
  <w16cex:commentExtensible w16cex:durableId="28A6E126" w16cex:dateUtc="2023-09-09T16:18:00Z"/>
  <w16cex:commentExtensible w16cex:durableId="28A6E157" w16cex:dateUtc="2023-09-09T16:19:00Z"/>
  <w16cex:commentExtensible w16cex:durableId="28A6E1A8" w16cex:dateUtc="2023-09-09T16:20:00Z"/>
  <w16cex:commentExtensible w16cex:durableId="28A852E6" w16cex:dateUtc="2023-09-09T14:27:00Z"/>
  <w16cex:commentExtensible w16cex:durableId="28A852E5" w16cex:dateUtc="2023-09-09T14:34:00Z"/>
  <w16cex:commentExtensible w16cex:durableId="28A852E4" w16cex:dateUtc="2023-09-09T14:35:00Z"/>
  <w16cex:commentExtensible w16cex:durableId="28A852E3" w16cex:dateUtc="2023-09-09T14:39:00Z"/>
  <w16cex:commentExtensible w16cex:durableId="28A6E329" w16cex:dateUtc="2023-09-09T16:27:00Z"/>
  <w16cex:commentExtensible w16cex:durableId="28A6E1C9" w16cex:dateUtc="2023-09-09T16:21:00Z"/>
  <w16cex:commentExtensible w16cex:durableId="28A6E314" w16cex:dateUtc="2023-09-09T16:27:00Z"/>
  <w16cex:commentExtensible w16cex:durableId="2895FAD9" w16cex:dateUtc="2023-08-27T20:39:00Z"/>
  <w16cex:commentExtensible w16cex:durableId="28A6E47D" w16cex:dateUtc="2023-09-09T16:33:00Z"/>
  <w16cex:commentExtensible w16cex:durableId="28A6E3F7" w16cex:dateUtc="2023-09-09T16:30:00Z"/>
  <w16cex:commentExtensible w16cex:durableId="2896655C" w16cex:dateUtc="2023-08-28T04:14:00Z"/>
  <w16cex:commentExtensible w16cex:durableId="28A71B10" w16cex:dateUtc="2023-09-09T20:25:00Z"/>
  <w16cex:commentExtensible w16cex:durableId="28A7185A" w16cex:dateUtc="2023-09-09T20:14:00Z"/>
  <w16cex:commentExtensible w16cex:durableId="28A71941" w16cex:dateUtc="2023-09-09T20:18:00Z"/>
  <w16cex:commentExtensible w16cex:durableId="28A6E59F" w16cex:dateUtc="2023-09-09T16:37:00Z"/>
  <w16cex:commentExtensible w16cex:durableId="28A761E3" w16cex:dateUtc="2023-09-10T01:28:00Z"/>
  <w16cex:commentExtensible w16cex:durableId="28966308" w16cex:dateUtc="2023-08-28T04:04:00Z"/>
  <w16cex:commentExtensible w16cex:durableId="28A76258" w16cex:dateUtc="2023-09-10T01:30:00Z"/>
  <w16cex:commentExtensible w16cex:durableId="2898D27B" w16cex:dateUtc="2023-08-30T03:24:00Z"/>
  <w16cex:commentExtensible w16cex:durableId="28966336" w16cex:dateUtc="2023-08-28T04:05:00Z"/>
  <w16cex:commentExtensible w16cex:durableId="28A6E726" w16cex:dateUtc="2023-09-09T16:44:00Z"/>
  <w16cex:commentExtensible w16cex:durableId="28A8C18A" w16cex:dateUtc="2023-09-10T14:28:00Z"/>
  <w16cex:commentExtensible w16cex:durableId="28A88D7C" w16cex:dateUtc="2023-09-10T10:46:00Z"/>
  <w16cex:commentExtensible w16cex:durableId="28966525" w16cex:dateUtc="2023-08-28T04:13:00Z"/>
  <w16cex:commentExtensible w16cex:durableId="2898D2A2" w16cex:dateUtc="2023-08-30T03:25:00Z"/>
  <w16cex:commentExtensible w16cex:durableId="28A71B5B" w16cex:dateUtc="2023-09-09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D7528E" w16cid:durableId="289CB2A5"/>
  <w16cid:commentId w16cid:paraId="76DE97D6" w16cid:durableId="28A6C700"/>
  <w16cid:commentId w16cid:paraId="3E7DBE4E" w16cid:durableId="28A6C8A4"/>
  <w16cid:commentId w16cid:paraId="05EB32CD" w16cid:durableId="28A6C8FE"/>
  <w16cid:commentId w16cid:paraId="61C57DCF" w16cid:durableId="28A6C9F1"/>
  <w16cid:commentId w16cid:paraId="072BBD4E" w16cid:durableId="28A6D33C"/>
  <w16cid:commentId w16cid:paraId="4E401F77" w16cid:durableId="28A6E0BE"/>
  <w16cid:commentId w16cid:paraId="1B2EDD81" w16cid:durableId="28A6E0D9"/>
  <w16cid:commentId w16cid:paraId="799F05C9" w16cid:durableId="28A6E126"/>
  <w16cid:commentId w16cid:paraId="00F0ED6F" w16cid:durableId="28A6E157"/>
  <w16cid:commentId w16cid:paraId="4969AB31" w16cid:durableId="28A6E1A8"/>
  <w16cid:commentId w16cid:paraId="2D327B70" w16cid:durableId="28A852E6"/>
  <w16cid:commentId w16cid:paraId="04B63309" w16cid:durableId="28A852E5"/>
  <w16cid:commentId w16cid:paraId="5CD08E59" w16cid:durableId="28A852E4"/>
  <w16cid:commentId w16cid:paraId="47F1E15F" w16cid:durableId="28A852E3"/>
  <w16cid:commentId w16cid:paraId="410EE557" w16cid:durableId="28A6E329"/>
  <w16cid:commentId w16cid:paraId="51C77D45" w16cid:durableId="28A6E1C9"/>
  <w16cid:commentId w16cid:paraId="16BDF683" w16cid:durableId="28A6E314"/>
  <w16cid:commentId w16cid:paraId="3778177A" w16cid:durableId="2895FAD9"/>
  <w16cid:commentId w16cid:paraId="5488D404" w16cid:durableId="28A6E47D"/>
  <w16cid:commentId w16cid:paraId="033082C3" w16cid:durableId="28A6E3F7"/>
  <w16cid:commentId w16cid:paraId="43B31280" w16cid:durableId="2896655C"/>
  <w16cid:commentId w16cid:paraId="04C4A409" w16cid:durableId="28A71B10"/>
  <w16cid:commentId w16cid:paraId="60CF2094" w16cid:durableId="28A7185A"/>
  <w16cid:commentId w16cid:paraId="641FD7BC" w16cid:durableId="28A71941"/>
  <w16cid:commentId w16cid:paraId="07D05B2E" w16cid:durableId="28A6E59F"/>
  <w16cid:commentId w16cid:paraId="01C6334E" w16cid:durableId="28A761E3"/>
  <w16cid:commentId w16cid:paraId="7CCF1438" w16cid:durableId="28966308"/>
  <w16cid:commentId w16cid:paraId="0C09BBFC" w16cid:durableId="28A76258"/>
  <w16cid:commentId w16cid:paraId="555F9FFC" w16cid:durableId="2898D27B"/>
  <w16cid:commentId w16cid:paraId="4ABC3F76" w16cid:durableId="28966336"/>
  <w16cid:commentId w16cid:paraId="08397A3E" w16cid:durableId="28A6E726"/>
  <w16cid:commentId w16cid:paraId="2900269B" w16cid:durableId="28A8C18A"/>
  <w16cid:commentId w16cid:paraId="7D0F9966" w16cid:durableId="28A88D7C"/>
  <w16cid:commentId w16cid:paraId="76226F05" w16cid:durableId="28966525"/>
  <w16cid:commentId w16cid:paraId="3FA8B7E4" w16cid:durableId="2898D2A2"/>
  <w16cid:commentId w16cid:paraId="2FBA5982" w16cid:durableId="28A71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EA41D" w14:textId="77777777" w:rsidR="005B4A18" w:rsidRDefault="005B4A18">
      <w:pPr>
        <w:spacing w:after="0"/>
      </w:pPr>
      <w:r>
        <w:separator/>
      </w:r>
    </w:p>
  </w:endnote>
  <w:endnote w:type="continuationSeparator" w:id="0">
    <w:p w14:paraId="025299F7" w14:textId="77777777" w:rsidR="005B4A18" w:rsidRDefault="005B4A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C2094" w14:textId="77777777" w:rsidR="005B4A18" w:rsidRDefault="005B4A18">
      <w:r>
        <w:separator/>
      </w:r>
    </w:p>
  </w:footnote>
  <w:footnote w:type="continuationSeparator" w:id="0">
    <w:p w14:paraId="4048EEE8" w14:textId="77777777" w:rsidR="005B4A18" w:rsidRDefault="005B4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g zijia">
    <w15:presenceInfo w15:providerId="Windows Live" w15:userId="fffffcd544593e05"/>
  </w15:person>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6"/>
  <w:embedSystemFonts/>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B14"/>
    <w:rsid w:val="00014C7E"/>
    <w:rsid w:val="00014ED7"/>
    <w:rsid w:val="000152E1"/>
    <w:rsid w:val="00015937"/>
    <w:rsid w:val="00016490"/>
    <w:rsid w:val="000176FE"/>
    <w:rsid w:val="0001788F"/>
    <w:rsid w:val="000204F0"/>
    <w:rsid w:val="00021360"/>
    <w:rsid w:val="00021AFB"/>
    <w:rsid w:val="00021D64"/>
    <w:rsid w:val="00022ECC"/>
    <w:rsid w:val="00023548"/>
    <w:rsid w:val="00024E34"/>
    <w:rsid w:val="00024F67"/>
    <w:rsid w:val="00025172"/>
    <w:rsid w:val="00025325"/>
    <w:rsid w:val="000267CA"/>
    <w:rsid w:val="00026E1A"/>
    <w:rsid w:val="00026E9B"/>
    <w:rsid w:val="0003007F"/>
    <w:rsid w:val="0003054E"/>
    <w:rsid w:val="00031080"/>
    <w:rsid w:val="000317BA"/>
    <w:rsid w:val="00031998"/>
    <w:rsid w:val="00031C4F"/>
    <w:rsid w:val="00031D47"/>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3A"/>
    <w:rsid w:val="00043C28"/>
    <w:rsid w:val="00043FC5"/>
    <w:rsid w:val="000445A3"/>
    <w:rsid w:val="000453F2"/>
    <w:rsid w:val="0004793B"/>
    <w:rsid w:val="00047DA9"/>
    <w:rsid w:val="00050151"/>
    <w:rsid w:val="00050A46"/>
    <w:rsid w:val="00050AB2"/>
    <w:rsid w:val="0005101A"/>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554D"/>
    <w:rsid w:val="000657BE"/>
    <w:rsid w:val="00065A02"/>
    <w:rsid w:val="000660AD"/>
    <w:rsid w:val="000666C1"/>
    <w:rsid w:val="000671D7"/>
    <w:rsid w:val="0006725B"/>
    <w:rsid w:val="00067C89"/>
    <w:rsid w:val="00072A9C"/>
    <w:rsid w:val="00073E0B"/>
    <w:rsid w:val="00073F19"/>
    <w:rsid w:val="00073F75"/>
    <w:rsid w:val="000740E7"/>
    <w:rsid w:val="000752F3"/>
    <w:rsid w:val="00080B08"/>
    <w:rsid w:val="00080B63"/>
    <w:rsid w:val="00081980"/>
    <w:rsid w:val="00081BC4"/>
    <w:rsid w:val="00083552"/>
    <w:rsid w:val="00083EC9"/>
    <w:rsid w:val="00084F80"/>
    <w:rsid w:val="0008621D"/>
    <w:rsid w:val="00086759"/>
    <w:rsid w:val="00086A97"/>
    <w:rsid w:val="00086C2F"/>
    <w:rsid w:val="00086C4A"/>
    <w:rsid w:val="000872D9"/>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6373"/>
    <w:rsid w:val="000B06EC"/>
    <w:rsid w:val="000B0D34"/>
    <w:rsid w:val="000B174E"/>
    <w:rsid w:val="000B2F76"/>
    <w:rsid w:val="000B3647"/>
    <w:rsid w:val="000B3CB9"/>
    <w:rsid w:val="000B5242"/>
    <w:rsid w:val="000B5381"/>
    <w:rsid w:val="000B546D"/>
    <w:rsid w:val="000B6108"/>
    <w:rsid w:val="000B6758"/>
    <w:rsid w:val="000B7FB7"/>
    <w:rsid w:val="000C0784"/>
    <w:rsid w:val="000C1F59"/>
    <w:rsid w:val="000C25BE"/>
    <w:rsid w:val="000C3ECC"/>
    <w:rsid w:val="000C41D7"/>
    <w:rsid w:val="000C4ACE"/>
    <w:rsid w:val="000C4F5E"/>
    <w:rsid w:val="000C65E9"/>
    <w:rsid w:val="000C68D1"/>
    <w:rsid w:val="000C6F7B"/>
    <w:rsid w:val="000C72B0"/>
    <w:rsid w:val="000C7697"/>
    <w:rsid w:val="000D0617"/>
    <w:rsid w:val="000D2D1C"/>
    <w:rsid w:val="000D6343"/>
    <w:rsid w:val="000D7015"/>
    <w:rsid w:val="000D72E9"/>
    <w:rsid w:val="000D7796"/>
    <w:rsid w:val="000E06A1"/>
    <w:rsid w:val="000E0848"/>
    <w:rsid w:val="000E09AF"/>
    <w:rsid w:val="000E1B27"/>
    <w:rsid w:val="000E27A6"/>
    <w:rsid w:val="000E3626"/>
    <w:rsid w:val="000E36B5"/>
    <w:rsid w:val="000E431F"/>
    <w:rsid w:val="000E4803"/>
    <w:rsid w:val="000E480C"/>
    <w:rsid w:val="000E4E88"/>
    <w:rsid w:val="000E51BB"/>
    <w:rsid w:val="000E5450"/>
    <w:rsid w:val="000E6014"/>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26FA"/>
    <w:rsid w:val="001049A7"/>
    <w:rsid w:val="00104B2F"/>
    <w:rsid w:val="00104B32"/>
    <w:rsid w:val="00105237"/>
    <w:rsid w:val="0010558A"/>
    <w:rsid w:val="00105785"/>
    <w:rsid w:val="00105F4C"/>
    <w:rsid w:val="001069A7"/>
    <w:rsid w:val="001069C2"/>
    <w:rsid w:val="00106CD2"/>
    <w:rsid w:val="00106E6E"/>
    <w:rsid w:val="0010737E"/>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20665"/>
    <w:rsid w:val="001209C2"/>
    <w:rsid w:val="00120E24"/>
    <w:rsid w:val="00121150"/>
    <w:rsid w:val="00121D18"/>
    <w:rsid w:val="00122992"/>
    <w:rsid w:val="00122BFF"/>
    <w:rsid w:val="001237D8"/>
    <w:rsid w:val="00123B2C"/>
    <w:rsid w:val="00124757"/>
    <w:rsid w:val="0012526A"/>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7C6C"/>
    <w:rsid w:val="00147CB8"/>
    <w:rsid w:val="00150FA7"/>
    <w:rsid w:val="00151125"/>
    <w:rsid w:val="0015143E"/>
    <w:rsid w:val="00151A83"/>
    <w:rsid w:val="0015442E"/>
    <w:rsid w:val="00156019"/>
    <w:rsid w:val="00156138"/>
    <w:rsid w:val="00161AD7"/>
    <w:rsid w:val="00162906"/>
    <w:rsid w:val="00162EC2"/>
    <w:rsid w:val="00163BB7"/>
    <w:rsid w:val="00164E1B"/>
    <w:rsid w:val="00166E0C"/>
    <w:rsid w:val="00167043"/>
    <w:rsid w:val="0017003F"/>
    <w:rsid w:val="00172255"/>
    <w:rsid w:val="00172561"/>
    <w:rsid w:val="001725A3"/>
    <w:rsid w:val="00172652"/>
    <w:rsid w:val="00172CEF"/>
    <w:rsid w:val="001730ED"/>
    <w:rsid w:val="00173B1A"/>
    <w:rsid w:val="00173B3A"/>
    <w:rsid w:val="00173C73"/>
    <w:rsid w:val="001743DB"/>
    <w:rsid w:val="00175B36"/>
    <w:rsid w:val="00175C83"/>
    <w:rsid w:val="00176852"/>
    <w:rsid w:val="00176B0A"/>
    <w:rsid w:val="00176D79"/>
    <w:rsid w:val="00177DA6"/>
    <w:rsid w:val="00177F37"/>
    <w:rsid w:val="00177F3D"/>
    <w:rsid w:val="00180644"/>
    <w:rsid w:val="0018174D"/>
    <w:rsid w:val="0018204F"/>
    <w:rsid w:val="00182536"/>
    <w:rsid w:val="00183316"/>
    <w:rsid w:val="00183D0D"/>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AF7"/>
    <w:rsid w:val="001A0F53"/>
    <w:rsid w:val="001A12F0"/>
    <w:rsid w:val="001A2971"/>
    <w:rsid w:val="001A3271"/>
    <w:rsid w:val="001A4458"/>
    <w:rsid w:val="001A4B9A"/>
    <w:rsid w:val="001A56CA"/>
    <w:rsid w:val="001A5EBA"/>
    <w:rsid w:val="001A608C"/>
    <w:rsid w:val="001A645C"/>
    <w:rsid w:val="001A717B"/>
    <w:rsid w:val="001B063E"/>
    <w:rsid w:val="001B0825"/>
    <w:rsid w:val="001B08A5"/>
    <w:rsid w:val="001B0F8F"/>
    <w:rsid w:val="001B1B68"/>
    <w:rsid w:val="001B2096"/>
    <w:rsid w:val="001B236C"/>
    <w:rsid w:val="001B2473"/>
    <w:rsid w:val="001B277A"/>
    <w:rsid w:val="001B28E2"/>
    <w:rsid w:val="001B2D65"/>
    <w:rsid w:val="001B32D3"/>
    <w:rsid w:val="001B39B1"/>
    <w:rsid w:val="001B41F4"/>
    <w:rsid w:val="001B547B"/>
    <w:rsid w:val="001B56C8"/>
    <w:rsid w:val="001B6B32"/>
    <w:rsid w:val="001B76D3"/>
    <w:rsid w:val="001B7B84"/>
    <w:rsid w:val="001B7F60"/>
    <w:rsid w:val="001C00D5"/>
    <w:rsid w:val="001C120F"/>
    <w:rsid w:val="001C1298"/>
    <w:rsid w:val="001C1910"/>
    <w:rsid w:val="001C2252"/>
    <w:rsid w:val="001C2DA2"/>
    <w:rsid w:val="001C3FCD"/>
    <w:rsid w:val="001C4C60"/>
    <w:rsid w:val="001C5305"/>
    <w:rsid w:val="001C5F2C"/>
    <w:rsid w:val="001C7736"/>
    <w:rsid w:val="001C7A4F"/>
    <w:rsid w:val="001C7B1B"/>
    <w:rsid w:val="001C7EDA"/>
    <w:rsid w:val="001D0104"/>
    <w:rsid w:val="001D0569"/>
    <w:rsid w:val="001D0B24"/>
    <w:rsid w:val="001D1826"/>
    <w:rsid w:val="001D2AF0"/>
    <w:rsid w:val="001D307F"/>
    <w:rsid w:val="001D356E"/>
    <w:rsid w:val="001D383D"/>
    <w:rsid w:val="001D44AB"/>
    <w:rsid w:val="001D5D35"/>
    <w:rsid w:val="001D62BB"/>
    <w:rsid w:val="001D63A4"/>
    <w:rsid w:val="001D776E"/>
    <w:rsid w:val="001D77D4"/>
    <w:rsid w:val="001D7E76"/>
    <w:rsid w:val="001E05F4"/>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C29"/>
    <w:rsid w:val="001E61C1"/>
    <w:rsid w:val="001E632B"/>
    <w:rsid w:val="001E69BF"/>
    <w:rsid w:val="001E7496"/>
    <w:rsid w:val="001E75A1"/>
    <w:rsid w:val="001E7896"/>
    <w:rsid w:val="001E7F17"/>
    <w:rsid w:val="001F03D4"/>
    <w:rsid w:val="001F0876"/>
    <w:rsid w:val="001F1FAA"/>
    <w:rsid w:val="001F20C8"/>
    <w:rsid w:val="001F2329"/>
    <w:rsid w:val="001F2E2C"/>
    <w:rsid w:val="001F3097"/>
    <w:rsid w:val="001F39E8"/>
    <w:rsid w:val="001F4829"/>
    <w:rsid w:val="001F4B64"/>
    <w:rsid w:val="001F50BD"/>
    <w:rsid w:val="001F5985"/>
    <w:rsid w:val="001F5B78"/>
    <w:rsid w:val="001F5C6D"/>
    <w:rsid w:val="001F6A71"/>
    <w:rsid w:val="001F6E84"/>
    <w:rsid w:val="001F709D"/>
    <w:rsid w:val="00202A50"/>
    <w:rsid w:val="0020388C"/>
    <w:rsid w:val="00204A82"/>
    <w:rsid w:val="00204FCB"/>
    <w:rsid w:val="002052F8"/>
    <w:rsid w:val="00206EEA"/>
    <w:rsid w:val="00210104"/>
    <w:rsid w:val="00210D19"/>
    <w:rsid w:val="00211367"/>
    <w:rsid w:val="00213154"/>
    <w:rsid w:val="00213D03"/>
    <w:rsid w:val="002144CA"/>
    <w:rsid w:val="002148CA"/>
    <w:rsid w:val="002169F7"/>
    <w:rsid w:val="0022241C"/>
    <w:rsid w:val="0022293E"/>
    <w:rsid w:val="00223AD4"/>
    <w:rsid w:val="00224E05"/>
    <w:rsid w:val="0022640C"/>
    <w:rsid w:val="0023126A"/>
    <w:rsid w:val="002314A6"/>
    <w:rsid w:val="002319CC"/>
    <w:rsid w:val="00232B10"/>
    <w:rsid w:val="00232C59"/>
    <w:rsid w:val="00233B95"/>
    <w:rsid w:val="00233FD6"/>
    <w:rsid w:val="002341E8"/>
    <w:rsid w:val="00234260"/>
    <w:rsid w:val="002344F5"/>
    <w:rsid w:val="002348EA"/>
    <w:rsid w:val="00234E00"/>
    <w:rsid w:val="0023653B"/>
    <w:rsid w:val="0023737D"/>
    <w:rsid w:val="00240395"/>
    <w:rsid w:val="00240A38"/>
    <w:rsid w:val="00240B06"/>
    <w:rsid w:val="00241051"/>
    <w:rsid w:val="0024272D"/>
    <w:rsid w:val="0024395D"/>
    <w:rsid w:val="00243AC1"/>
    <w:rsid w:val="00246DC6"/>
    <w:rsid w:val="00247492"/>
    <w:rsid w:val="00250252"/>
    <w:rsid w:val="002505AD"/>
    <w:rsid w:val="00251F37"/>
    <w:rsid w:val="00253A3B"/>
    <w:rsid w:val="00254699"/>
    <w:rsid w:val="00255D29"/>
    <w:rsid w:val="002560B2"/>
    <w:rsid w:val="0026058B"/>
    <w:rsid w:val="002605F1"/>
    <w:rsid w:val="002620E6"/>
    <w:rsid w:val="00262854"/>
    <w:rsid w:val="00262CE6"/>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2F8"/>
    <w:rsid w:val="00271177"/>
    <w:rsid w:val="002716B5"/>
    <w:rsid w:val="00271C5B"/>
    <w:rsid w:val="00274150"/>
    <w:rsid w:val="002741DA"/>
    <w:rsid w:val="00274AE8"/>
    <w:rsid w:val="002750D9"/>
    <w:rsid w:val="002758CF"/>
    <w:rsid w:val="00275BE4"/>
    <w:rsid w:val="00275D3A"/>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90EB5"/>
    <w:rsid w:val="00291034"/>
    <w:rsid w:val="002944C7"/>
    <w:rsid w:val="00296474"/>
    <w:rsid w:val="00296FE0"/>
    <w:rsid w:val="002972E3"/>
    <w:rsid w:val="002A1C12"/>
    <w:rsid w:val="002A217C"/>
    <w:rsid w:val="002A28CF"/>
    <w:rsid w:val="002A323D"/>
    <w:rsid w:val="002A341F"/>
    <w:rsid w:val="002A4318"/>
    <w:rsid w:val="002A541B"/>
    <w:rsid w:val="002A5598"/>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3810"/>
    <w:rsid w:val="002C4F00"/>
    <w:rsid w:val="002C50DC"/>
    <w:rsid w:val="002C591C"/>
    <w:rsid w:val="002C5E2E"/>
    <w:rsid w:val="002C6321"/>
    <w:rsid w:val="002C6821"/>
    <w:rsid w:val="002C7624"/>
    <w:rsid w:val="002D02F9"/>
    <w:rsid w:val="002D2A77"/>
    <w:rsid w:val="002D2F07"/>
    <w:rsid w:val="002D3E28"/>
    <w:rsid w:val="002D4298"/>
    <w:rsid w:val="002D44D2"/>
    <w:rsid w:val="002D5451"/>
    <w:rsid w:val="002D5478"/>
    <w:rsid w:val="002D5903"/>
    <w:rsid w:val="002D6398"/>
    <w:rsid w:val="002D7EF4"/>
    <w:rsid w:val="002E077D"/>
    <w:rsid w:val="002E0CE4"/>
    <w:rsid w:val="002E156F"/>
    <w:rsid w:val="002E17BC"/>
    <w:rsid w:val="002E1EEC"/>
    <w:rsid w:val="002E2239"/>
    <w:rsid w:val="002E25E3"/>
    <w:rsid w:val="002E3207"/>
    <w:rsid w:val="002E3788"/>
    <w:rsid w:val="002E38BB"/>
    <w:rsid w:val="002F05D1"/>
    <w:rsid w:val="002F1224"/>
    <w:rsid w:val="002F148F"/>
    <w:rsid w:val="002F1C43"/>
    <w:rsid w:val="002F1C66"/>
    <w:rsid w:val="002F1F9F"/>
    <w:rsid w:val="002F46C2"/>
    <w:rsid w:val="002F49C9"/>
    <w:rsid w:val="002F5351"/>
    <w:rsid w:val="002F5641"/>
    <w:rsid w:val="002F684F"/>
    <w:rsid w:val="002F745B"/>
    <w:rsid w:val="002F7621"/>
    <w:rsid w:val="002F767A"/>
    <w:rsid w:val="002F7FBD"/>
    <w:rsid w:val="0030001C"/>
    <w:rsid w:val="00300597"/>
    <w:rsid w:val="0030075C"/>
    <w:rsid w:val="00300DDE"/>
    <w:rsid w:val="00300E2A"/>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BFF"/>
    <w:rsid w:val="003419A3"/>
    <w:rsid w:val="003427B9"/>
    <w:rsid w:val="0034393B"/>
    <w:rsid w:val="0034459C"/>
    <w:rsid w:val="00344B4E"/>
    <w:rsid w:val="00345A3E"/>
    <w:rsid w:val="00345E2D"/>
    <w:rsid w:val="00346A7F"/>
    <w:rsid w:val="00347924"/>
    <w:rsid w:val="0035074E"/>
    <w:rsid w:val="003509AD"/>
    <w:rsid w:val="00350D31"/>
    <w:rsid w:val="003517D4"/>
    <w:rsid w:val="00351E46"/>
    <w:rsid w:val="00351F16"/>
    <w:rsid w:val="0035200C"/>
    <w:rsid w:val="0035225A"/>
    <w:rsid w:val="003525AD"/>
    <w:rsid w:val="003533A6"/>
    <w:rsid w:val="0035351F"/>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5442"/>
    <w:rsid w:val="00365BDC"/>
    <w:rsid w:val="00365E43"/>
    <w:rsid w:val="00365FD0"/>
    <w:rsid w:val="00366AC8"/>
    <w:rsid w:val="00367EC5"/>
    <w:rsid w:val="00370E24"/>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2264"/>
    <w:rsid w:val="003827B9"/>
    <w:rsid w:val="00382EEF"/>
    <w:rsid w:val="003830E2"/>
    <w:rsid w:val="00383B9D"/>
    <w:rsid w:val="00383D14"/>
    <w:rsid w:val="00383D8F"/>
    <w:rsid w:val="00383EA0"/>
    <w:rsid w:val="0038477D"/>
    <w:rsid w:val="00384CFF"/>
    <w:rsid w:val="00385402"/>
    <w:rsid w:val="00386EA4"/>
    <w:rsid w:val="003871BA"/>
    <w:rsid w:val="00387D89"/>
    <w:rsid w:val="003905EA"/>
    <w:rsid w:val="00390D2C"/>
    <w:rsid w:val="00391207"/>
    <w:rsid w:val="0039241D"/>
    <w:rsid w:val="003927C5"/>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473"/>
    <w:rsid w:val="003A4B6B"/>
    <w:rsid w:val="003A586B"/>
    <w:rsid w:val="003A65AD"/>
    <w:rsid w:val="003A68E0"/>
    <w:rsid w:val="003A6C2D"/>
    <w:rsid w:val="003B1565"/>
    <w:rsid w:val="003B1EF7"/>
    <w:rsid w:val="003B2FF8"/>
    <w:rsid w:val="003B3199"/>
    <w:rsid w:val="003B35B2"/>
    <w:rsid w:val="003B35FA"/>
    <w:rsid w:val="003B41B6"/>
    <w:rsid w:val="003B5FEA"/>
    <w:rsid w:val="003B6269"/>
    <w:rsid w:val="003B6EEE"/>
    <w:rsid w:val="003B7A8B"/>
    <w:rsid w:val="003C080A"/>
    <w:rsid w:val="003C1162"/>
    <w:rsid w:val="003C2B75"/>
    <w:rsid w:val="003C4A8B"/>
    <w:rsid w:val="003C5486"/>
    <w:rsid w:val="003C5F8F"/>
    <w:rsid w:val="003C66E0"/>
    <w:rsid w:val="003C6702"/>
    <w:rsid w:val="003C6E17"/>
    <w:rsid w:val="003C6EE5"/>
    <w:rsid w:val="003C6FA0"/>
    <w:rsid w:val="003D03F6"/>
    <w:rsid w:val="003D126D"/>
    <w:rsid w:val="003D1EA0"/>
    <w:rsid w:val="003D2E51"/>
    <w:rsid w:val="003D3777"/>
    <w:rsid w:val="003D39A5"/>
    <w:rsid w:val="003D517B"/>
    <w:rsid w:val="003D5599"/>
    <w:rsid w:val="003D6BF2"/>
    <w:rsid w:val="003D6EBA"/>
    <w:rsid w:val="003D7486"/>
    <w:rsid w:val="003E03A9"/>
    <w:rsid w:val="003E0F82"/>
    <w:rsid w:val="003E2EA8"/>
    <w:rsid w:val="003E3196"/>
    <w:rsid w:val="003E320B"/>
    <w:rsid w:val="003E3B46"/>
    <w:rsid w:val="003E3EFF"/>
    <w:rsid w:val="003E4D07"/>
    <w:rsid w:val="003E5699"/>
    <w:rsid w:val="003E6B35"/>
    <w:rsid w:val="003E7520"/>
    <w:rsid w:val="003E780A"/>
    <w:rsid w:val="003F1DA3"/>
    <w:rsid w:val="003F1E5A"/>
    <w:rsid w:val="003F2549"/>
    <w:rsid w:val="003F27B2"/>
    <w:rsid w:val="003F2800"/>
    <w:rsid w:val="003F2CFF"/>
    <w:rsid w:val="003F3251"/>
    <w:rsid w:val="003F3CB8"/>
    <w:rsid w:val="003F422B"/>
    <w:rsid w:val="003F53CE"/>
    <w:rsid w:val="003F574B"/>
    <w:rsid w:val="003F5C7C"/>
    <w:rsid w:val="003F5ECB"/>
    <w:rsid w:val="003F5FF8"/>
    <w:rsid w:val="0040018C"/>
    <w:rsid w:val="00401196"/>
    <w:rsid w:val="004012DA"/>
    <w:rsid w:val="004013C6"/>
    <w:rsid w:val="00401CC3"/>
    <w:rsid w:val="00401D1F"/>
    <w:rsid w:val="0040225A"/>
    <w:rsid w:val="0040279A"/>
    <w:rsid w:val="004027CC"/>
    <w:rsid w:val="004028B1"/>
    <w:rsid w:val="00402CE6"/>
    <w:rsid w:val="00403F17"/>
    <w:rsid w:val="00403F61"/>
    <w:rsid w:val="0040477C"/>
    <w:rsid w:val="00405AA2"/>
    <w:rsid w:val="00405B22"/>
    <w:rsid w:val="00405D8A"/>
    <w:rsid w:val="004069FA"/>
    <w:rsid w:val="0041077B"/>
    <w:rsid w:val="00411E4F"/>
    <w:rsid w:val="00411F10"/>
    <w:rsid w:val="00411F4A"/>
    <w:rsid w:val="00412124"/>
    <w:rsid w:val="0041293C"/>
    <w:rsid w:val="00412B18"/>
    <w:rsid w:val="00414C0B"/>
    <w:rsid w:val="00415240"/>
    <w:rsid w:val="0041590D"/>
    <w:rsid w:val="00415A7A"/>
    <w:rsid w:val="0041604C"/>
    <w:rsid w:val="00416510"/>
    <w:rsid w:val="00417A09"/>
    <w:rsid w:val="00420F48"/>
    <w:rsid w:val="00421025"/>
    <w:rsid w:val="0042185D"/>
    <w:rsid w:val="00421D13"/>
    <w:rsid w:val="00421EE3"/>
    <w:rsid w:val="0042228D"/>
    <w:rsid w:val="00422507"/>
    <w:rsid w:val="00422593"/>
    <w:rsid w:val="00422D47"/>
    <w:rsid w:val="0042311F"/>
    <w:rsid w:val="00423F5B"/>
    <w:rsid w:val="00423FA3"/>
    <w:rsid w:val="004254C6"/>
    <w:rsid w:val="0042564D"/>
    <w:rsid w:val="00425C60"/>
    <w:rsid w:val="0042630F"/>
    <w:rsid w:val="00427F7A"/>
    <w:rsid w:val="00430FE1"/>
    <w:rsid w:val="00431090"/>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617C"/>
    <w:rsid w:val="00446751"/>
    <w:rsid w:val="00446A3C"/>
    <w:rsid w:val="0044729F"/>
    <w:rsid w:val="004472CC"/>
    <w:rsid w:val="00447F9A"/>
    <w:rsid w:val="00450196"/>
    <w:rsid w:val="00450BBE"/>
    <w:rsid w:val="00451FB7"/>
    <w:rsid w:val="004520D4"/>
    <w:rsid w:val="00453430"/>
    <w:rsid w:val="0045392B"/>
    <w:rsid w:val="00454345"/>
    <w:rsid w:val="00455A6E"/>
    <w:rsid w:val="004562E3"/>
    <w:rsid w:val="0045667F"/>
    <w:rsid w:val="00456E98"/>
    <w:rsid w:val="004574B0"/>
    <w:rsid w:val="00457AA5"/>
    <w:rsid w:val="00460333"/>
    <w:rsid w:val="00460496"/>
    <w:rsid w:val="004625DC"/>
    <w:rsid w:val="0046369F"/>
    <w:rsid w:val="00463E84"/>
    <w:rsid w:val="00464C9B"/>
    <w:rsid w:val="00465113"/>
    <w:rsid w:val="004656BD"/>
    <w:rsid w:val="004659ED"/>
    <w:rsid w:val="0046612C"/>
    <w:rsid w:val="00466C23"/>
    <w:rsid w:val="00467064"/>
    <w:rsid w:val="004670C3"/>
    <w:rsid w:val="004707A2"/>
    <w:rsid w:val="0047184C"/>
    <w:rsid w:val="004726F6"/>
    <w:rsid w:val="004731B5"/>
    <w:rsid w:val="00473DC0"/>
    <w:rsid w:val="00473F2B"/>
    <w:rsid w:val="004748FC"/>
    <w:rsid w:val="004751C0"/>
    <w:rsid w:val="0047640E"/>
    <w:rsid w:val="0047686E"/>
    <w:rsid w:val="0047700B"/>
    <w:rsid w:val="004777B2"/>
    <w:rsid w:val="004800D1"/>
    <w:rsid w:val="004828EF"/>
    <w:rsid w:val="00482FD2"/>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ABD"/>
    <w:rsid w:val="004A1CD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2456"/>
    <w:rsid w:val="004D2B29"/>
    <w:rsid w:val="004D440B"/>
    <w:rsid w:val="004D44FC"/>
    <w:rsid w:val="004D79E8"/>
    <w:rsid w:val="004D7F78"/>
    <w:rsid w:val="004E0D67"/>
    <w:rsid w:val="004E17BF"/>
    <w:rsid w:val="004E19C1"/>
    <w:rsid w:val="004E1AC3"/>
    <w:rsid w:val="004E224A"/>
    <w:rsid w:val="004E29DF"/>
    <w:rsid w:val="004E2EBF"/>
    <w:rsid w:val="004E2FCF"/>
    <w:rsid w:val="004E35D4"/>
    <w:rsid w:val="004E39C5"/>
    <w:rsid w:val="004E49EF"/>
    <w:rsid w:val="004E4E84"/>
    <w:rsid w:val="004E675C"/>
    <w:rsid w:val="004E6AA7"/>
    <w:rsid w:val="004E7250"/>
    <w:rsid w:val="004F2341"/>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308CA"/>
    <w:rsid w:val="00531AA0"/>
    <w:rsid w:val="00531AFC"/>
    <w:rsid w:val="00531DCB"/>
    <w:rsid w:val="005328C7"/>
    <w:rsid w:val="00532D0C"/>
    <w:rsid w:val="00533A56"/>
    <w:rsid w:val="00533CBD"/>
    <w:rsid w:val="005349AD"/>
    <w:rsid w:val="00534ACE"/>
    <w:rsid w:val="0053527F"/>
    <w:rsid w:val="0053594F"/>
    <w:rsid w:val="00537DA0"/>
    <w:rsid w:val="00537F8B"/>
    <w:rsid w:val="00540409"/>
    <w:rsid w:val="005406A3"/>
    <w:rsid w:val="00540BB8"/>
    <w:rsid w:val="005413D1"/>
    <w:rsid w:val="00541B4B"/>
    <w:rsid w:val="00541D4C"/>
    <w:rsid w:val="00541D6A"/>
    <w:rsid w:val="0054307D"/>
    <w:rsid w:val="005432FD"/>
    <w:rsid w:val="005433A4"/>
    <w:rsid w:val="005441AA"/>
    <w:rsid w:val="00544D40"/>
    <w:rsid w:val="005457AF"/>
    <w:rsid w:val="00546436"/>
    <w:rsid w:val="005469C9"/>
    <w:rsid w:val="00546C05"/>
    <w:rsid w:val="00547250"/>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60967"/>
    <w:rsid w:val="005612E2"/>
    <w:rsid w:val="00561AEA"/>
    <w:rsid w:val="00562996"/>
    <w:rsid w:val="005656B9"/>
    <w:rsid w:val="00565FA5"/>
    <w:rsid w:val="00566E43"/>
    <w:rsid w:val="00567120"/>
    <w:rsid w:val="005704A5"/>
    <w:rsid w:val="00570ED5"/>
    <w:rsid w:val="00572AE6"/>
    <w:rsid w:val="00572C1D"/>
    <w:rsid w:val="00572ED5"/>
    <w:rsid w:val="00572F37"/>
    <w:rsid w:val="0057397F"/>
    <w:rsid w:val="00573E08"/>
    <w:rsid w:val="005742E9"/>
    <w:rsid w:val="00574725"/>
    <w:rsid w:val="00575338"/>
    <w:rsid w:val="005755DA"/>
    <w:rsid w:val="0057671B"/>
    <w:rsid w:val="00576A95"/>
    <w:rsid w:val="00577135"/>
    <w:rsid w:val="005804D1"/>
    <w:rsid w:val="00580B30"/>
    <w:rsid w:val="005813D0"/>
    <w:rsid w:val="00581A38"/>
    <w:rsid w:val="00582AE2"/>
    <w:rsid w:val="00582F94"/>
    <w:rsid w:val="00584074"/>
    <w:rsid w:val="0058557B"/>
    <w:rsid w:val="00586F10"/>
    <w:rsid w:val="00590EA1"/>
    <w:rsid w:val="0059100F"/>
    <w:rsid w:val="00593764"/>
    <w:rsid w:val="00593B60"/>
    <w:rsid w:val="00594CA2"/>
    <w:rsid w:val="005950C8"/>
    <w:rsid w:val="00597E35"/>
    <w:rsid w:val="00597EF8"/>
    <w:rsid w:val="005A02A7"/>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D5E"/>
    <w:rsid w:val="005B7CC4"/>
    <w:rsid w:val="005B7D03"/>
    <w:rsid w:val="005C0404"/>
    <w:rsid w:val="005C0592"/>
    <w:rsid w:val="005C1161"/>
    <w:rsid w:val="005C1169"/>
    <w:rsid w:val="005C1254"/>
    <w:rsid w:val="005C168D"/>
    <w:rsid w:val="005C1761"/>
    <w:rsid w:val="005C1BB0"/>
    <w:rsid w:val="005C1C3F"/>
    <w:rsid w:val="005C2DC1"/>
    <w:rsid w:val="005C3DA3"/>
    <w:rsid w:val="005C5057"/>
    <w:rsid w:val="005C5D44"/>
    <w:rsid w:val="005C6701"/>
    <w:rsid w:val="005C76B9"/>
    <w:rsid w:val="005C7AE4"/>
    <w:rsid w:val="005C7F20"/>
    <w:rsid w:val="005D0542"/>
    <w:rsid w:val="005D16C9"/>
    <w:rsid w:val="005D1BF1"/>
    <w:rsid w:val="005D1E30"/>
    <w:rsid w:val="005D1EBC"/>
    <w:rsid w:val="005D2B3A"/>
    <w:rsid w:val="005D34D4"/>
    <w:rsid w:val="005D3742"/>
    <w:rsid w:val="005D49F4"/>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BF1"/>
    <w:rsid w:val="005F0153"/>
    <w:rsid w:val="005F0A1E"/>
    <w:rsid w:val="005F1203"/>
    <w:rsid w:val="005F27D5"/>
    <w:rsid w:val="005F2CBE"/>
    <w:rsid w:val="005F447C"/>
    <w:rsid w:val="005F6004"/>
    <w:rsid w:val="005F6219"/>
    <w:rsid w:val="005F66C4"/>
    <w:rsid w:val="005F6B12"/>
    <w:rsid w:val="005F6C78"/>
    <w:rsid w:val="006001BD"/>
    <w:rsid w:val="00600202"/>
    <w:rsid w:val="00600C82"/>
    <w:rsid w:val="00600CCA"/>
    <w:rsid w:val="00601B13"/>
    <w:rsid w:val="00601B8D"/>
    <w:rsid w:val="00601C12"/>
    <w:rsid w:val="006043DA"/>
    <w:rsid w:val="00604490"/>
    <w:rsid w:val="006047E7"/>
    <w:rsid w:val="00604D86"/>
    <w:rsid w:val="0060691A"/>
    <w:rsid w:val="006072EF"/>
    <w:rsid w:val="006074AB"/>
    <w:rsid w:val="006102AC"/>
    <w:rsid w:val="00610378"/>
    <w:rsid w:val="00611AF2"/>
    <w:rsid w:val="00612073"/>
    <w:rsid w:val="0061208A"/>
    <w:rsid w:val="0061267A"/>
    <w:rsid w:val="00614150"/>
    <w:rsid w:val="006141F0"/>
    <w:rsid w:val="00614616"/>
    <w:rsid w:val="006146C4"/>
    <w:rsid w:val="0061651A"/>
    <w:rsid w:val="0061706C"/>
    <w:rsid w:val="00617AD3"/>
    <w:rsid w:val="00621197"/>
    <w:rsid w:val="00621DE5"/>
    <w:rsid w:val="006222F8"/>
    <w:rsid w:val="00622838"/>
    <w:rsid w:val="00622B60"/>
    <w:rsid w:val="0062306A"/>
    <w:rsid w:val="006233B8"/>
    <w:rsid w:val="006243E6"/>
    <w:rsid w:val="00624931"/>
    <w:rsid w:val="00624938"/>
    <w:rsid w:val="00624983"/>
    <w:rsid w:val="00625598"/>
    <w:rsid w:val="00627EBE"/>
    <w:rsid w:val="00630764"/>
    <w:rsid w:val="00630BC4"/>
    <w:rsid w:val="006316EA"/>
    <w:rsid w:val="00631AE0"/>
    <w:rsid w:val="00631C00"/>
    <w:rsid w:val="00631E58"/>
    <w:rsid w:val="00632078"/>
    <w:rsid w:val="00632335"/>
    <w:rsid w:val="00632DED"/>
    <w:rsid w:val="00632F31"/>
    <w:rsid w:val="00634052"/>
    <w:rsid w:val="00635B08"/>
    <w:rsid w:val="00635F50"/>
    <w:rsid w:val="00636A3B"/>
    <w:rsid w:val="006375F8"/>
    <w:rsid w:val="00637C0F"/>
    <w:rsid w:val="00637E83"/>
    <w:rsid w:val="00637F5E"/>
    <w:rsid w:val="00640689"/>
    <w:rsid w:val="00640735"/>
    <w:rsid w:val="00641355"/>
    <w:rsid w:val="006426FE"/>
    <w:rsid w:val="006435F1"/>
    <w:rsid w:val="00643F0D"/>
    <w:rsid w:val="006440B6"/>
    <w:rsid w:val="00644207"/>
    <w:rsid w:val="0064454D"/>
    <w:rsid w:val="00644553"/>
    <w:rsid w:val="00645F40"/>
    <w:rsid w:val="00645F4E"/>
    <w:rsid w:val="00646B2D"/>
    <w:rsid w:val="00647918"/>
    <w:rsid w:val="00647A9A"/>
    <w:rsid w:val="00650591"/>
    <w:rsid w:val="006506E8"/>
    <w:rsid w:val="006508B5"/>
    <w:rsid w:val="00650ABB"/>
    <w:rsid w:val="006517D6"/>
    <w:rsid w:val="006521FE"/>
    <w:rsid w:val="0065251F"/>
    <w:rsid w:val="00652EF8"/>
    <w:rsid w:val="00653868"/>
    <w:rsid w:val="00653E45"/>
    <w:rsid w:val="00653EB6"/>
    <w:rsid w:val="00654233"/>
    <w:rsid w:val="00654E59"/>
    <w:rsid w:val="00656E6A"/>
    <w:rsid w:val="00656F0E"/>
    <w:rsid w:val="00657429"/>
    <w:rsid w:val="00657A4A"/>
    <w:rsid w:val="00662022"/>
    <w:rsid w:val="00662056"/>
    <w:rsid w:val="00662DA3"/>
    <w:rsid w:val="006639EE"/>
    <w:rsid w:val="00663B8E"/>
    <w:rsid w:val="00664C41"/>
    <w:rsid w:val="00664F5F"/>
    <w:rsid w:val="006652D6"/>
    <w:rsid w:val="0066541C"/>
    <w:rsid w:val="006654EB"/>
    <w:rsid w:val="00666183"/>
    <w:rsid w:val="00666F56"/>
    <w:rsid w:val="00667302"/>
    <w:rsid w:val="00667317"/>
    <w:rsid w:val="0066755C"/>
    <w:rsid w:val="00667744"/>
    <w:rsid w:val="0067091F"/>
    <w:rsid w:val="0067169F"/>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902EE"/>
    <w:rsid w:val="00691D8F"/>
    <w:rsid w:val="00692443"/>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73E0"/>
    <w:rsid w:val="006A7AC8"/>
    <w:rsid w:val="006A7BCE"/>
    <w:rsid w:val="006A7DDC"/>
    <w:rsid w:val="006B0497"/>
    <w:rsid w:val="006B0548"/>
    <w:rsid w:val="006B0AE3"/>
    <w:rsid w:val="006B1EAB"/>
    <w:rsid w:val="006B3046"/>
    <w:rsid w:val="006B44FA"/>
    <w:rsid w:val="006B52A6"/>
    <w:rsid w:val="006B57DC"/>
    <w:rsid w:val="006B5BC1"/>
    <w:rsid w:val="006B6C4B"/>
    <w:rsid w:val="006B7470"/>
    <w:rsid w:val="006B7F19"/>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1112"/>
    <w:rsid w:val="006D11DE"/>
    <w:rsid w:val="006D12C7"/>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B91"/>
    <w:rsid w:val="006E1F8D"/>
    <w:rsid w:val="006E2548"/>
    <w:rsid w:val="006E4328"/>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B0B"/>
    <w:rsid w:val="006F1D71"/>
    <w:rsid w:val="006F2CE8"/>
    <w:rsid w:val="006F3054"/>
    <w:rsid w:val="006F3203"/>
    <w:rsid w:val="006F3229"/>
    <w:rsid w:val="006F418D"/>
    <w:rsid w:val="006F54FC"/>
    <w:rsid w:val="006F5694"/>
    <w:rsid w:val="006F5943"/>
    <w:rsid w:val="006F5B08"/>
    <w:rsid w:val="006F5CA0"/>
    <w:rsid w:val="006F6956"/>
    <w:rsid w:val="006F7467"/>
    <w:rsid w:val="00700C41"/>
    <w:rsid w:val="00700C80"/>
    <w:rsid w:val="00700FF6"/>
    <w:rsid w:val="00701DEA"/>
    <w:rsid w:val="00702F71"/>
    <w:rsid w:val="007047EA"/>
    <w:rsid w:val="0070586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5067"/>
    <w:rsid w:val="0072608A"/>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6A"/>
    <w:rsid w:val="0074377D"/>
    <w:rsid w:val="00743B51"/>
    <w:rsid w:val="00744635"/>
    <w:rsid w:val="0074656E"/>
    <w:rsid w:val="00746706"/>
    <w:rsid w:val="0074671F"/>
    <w:rsid w:val="007502A9"/>
    <w:rsid w:val="0075045D"/>
    <w:rsid w:val="00750654"/>
    <w:rsid w:val="00750E7B"/>
    <w:rsid w:val="00751678"/>
    <w:rsid w:val="00752059"/>
    <w:rsid w:val="007525F2"/>
    <w:rsid w:val="00752DE9"/>
    <w:rsid w:val="007534D2"/>
    <w:rsid w:val="0075418D"/>
    <w:rsid w:val="00754A92"/>
    <w:rsid w:val="00754CE1"/>
    <w:rsid w:val="00754FAB"/>
    <w:rsid w:val="00755A82"/>
    <w:rsid w:val="00757F4D"/>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2F0"/>
    <w:rsid w:val="00771102"/>
    <w:rsid w:val="0077133A"/>
    <w:rsid w:val="00771752"/>
    <w:rsid w:val="00771D42"/>
    <w:rsid w:val="00771F2F"/>
    <w:rsid w:val="007721DD"/>
    <w:rsid w:val="00772E59"/>
    <w:rsid w:val="00773A89"/>
    <w:rsid w:val="00773FED"/>
    <w:rsid w:val="00774485"/>
    <w:rsid w:val="00774812"/>
    <w:rsid w:val="00774E6B"/>
    <w:rsid w:val="00775985"/>
    <w:rsid w:val="00776B2C"/>
    <w:rsid w:val="00776E5C"/>
    <w:rsid w:val="00777071"/>
    <w:rsid w:val="00777902"/>
    <w:rsid w:val="00780325"/>
    <w:rsid w:val="00780B8B"/>
    <w:rsid w:val="007816F3"/>
    <w:rsid w:val="00781F4A"/>
    <w:rsid w:val="00782148"/>
    <w:rsid w:val="00782C68"/>
    <w:rsid w:val="007830AF"/>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900"/>
    <w:rsid w:val="007A145F"/>
    <w:rsid w:val="007A3873"/>
    <w:rsid w:val="007A387D"/>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A4F"/>
    <w:rsid w:val="007C1FE0"/>
    <w:rsid w:val="007C204F"/>
    <w:rsid w:val="007C20B5"/>
    <w:rsid w:val="007C2D62"/>
    <w:rsid w:val="007C2E8E"/>
    <w:rsid w:val="007C3CA9"/>
    <w:rsid w:val="007C4C15"/>
    <w:rsid w:val="007C506E"/>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E9B"/>
    <w:rsid w:val="007D62FF"/>
    <w:rsid w:val="007D647E"/>
    <w:rsid w:val="007D6DA0"/>
    <w:rsid w:val="007D738B"/>
    <w:rsid w:val="007E1804"/>
    <w:rsid w:val="007E1847"/>
    <w:rsid w:val="007E1D3F"/>
    <w:rsid w:val="007E211A"/>
    <w:rsid w:val="007E2930"/>
    <w:rsid w:val="007E2A5B"/>
    <w:rsid w:val="007E32FD"/>
    <w:rsid w:val="007E35AA"/>
    <w:rsid w:val="007E3D3B"/>
    <w:rsid w:val="007E5F55"/>
    <w:rsid w:val="007E601A"/>
    <w:rsid w:val="007E688D"/>
    <w:rsid w:val="007E730B"/>
    <w:rsid w:val="007E73FC"/>
    <w:rsid w:val="007F0B9B"/>
    <w:rsid w:val="007F0E1B"/>
    <w:rsid w:val="007F18C0"/>
    <w:rsid w:val="007F286D"/>
    <w:rsid w:val="007F295F"/>
    <w:rsid w:val="007F3A9B"/>
    <w:rsid w:val="007F3D91"/>
    <w:rsid w:val="007F3EA3"/>
    <w:rsid w:val="007F3F16"/>
    <w:rsid w:val="007F4070"/>
    <w:rsid w:val="007F4884"/>
    <w:rsid w:val="007F593A"/>
    <w:rsid w:val="007F5CC9"/>
    <w:rsid w:val="007F6010"/>
    <w:rsid w:val="007F6687"/>
    <w:rsid w:val="007F6CD2"/>
    <w:rsid w:val="007F7951"/>
    <w:rsid w:val="00800149"/>
    <w:rsid w:val="00801E61"/>
    <w:rsid w:val="00802C51"/>
    <w:rsid w:val="00803B22"/>
    <w:rsid w:val="00804D00"/>
    <w:rsid w:val="00804E26"/>
    <w:rsid w:val="00804FE6"/>
    <w:rsid w:val="00805567"/>
    <w:rsid w:val="00805D63"/>
    <w:rsid w:val="00805F6B"/>
    <w:rsid w:val="0080602F"/>
    <w:rsid w:val="00806EE6"/>
    <w:rsid w:val="00807EB0"/>
    <w:rsid w:val="008105C5"/>
    <w:rsid w:val="00811080"/>
    <w:rsid w:val="00811AEE"/>
    <w:rsid w:val="00812842"/>
    <w:rsid w:val="00813C3A"/>
    <w:rsid w:val="00813C93"/>
    <w:rsid w:val="00813E8F"/>
    <w:rsid w:val="0081402D"/>
    <w:rsid w:val="00814039"/>
    <w:rsid w:val="008154F8"/>
    <w:rsid w:val="00815BD6"/>
    <w:rsid w:val="00816331"/>
    <w:rsid w:val="008177F5"/>
    <w:rsid w:val="008178E7"/>
    <w:rsid w:val="00817A74"/>
    <w:rsid w:val="00817F59"/>
    <w:rsid w:val="00820066"/>
    <w:rsid w:val="0082134A"/>
    <w:rsid w:val="008214EA"/>
    <w:rsid w:val="00822A02"/>
    <w:rsid w:val="00824CE4"/>
    <w:rsid w:val="00826257"/>
    <w:rsid w:val="00826774"/>
    <w:rsid w:val="00826D61"/>
    <w:rsid w:val="0082710D"/>
    <w:rsid w:val="008274D2"/>
    <w:rsid w:val="00827DB5"/>
    <w:rsid w:val="00830307"/>
    <w:rsid w:val="0083033B"/>
    <w:rsid w:val="00830DD8"/>
    <w:rsid w:val="008318C4"/>
    <w:rsid w:val="00832347"/>
    <w:rsid w:val="00832F9D"/>
    <w:rsid w:val="008340F8"/>
    <w:rsid w:val="00834A40"/>
    <w:rsid w:val="00834D9D"/>
    <w:rsid w:val="00835315"/>
    <w:rsid w:val="008357B9"/>
    <w:rsid w:val="00836674"/>
    <w:rsid w:val="0083697B"/>
    <w:rsid w:val="008406D2"/>
    <w:rsid w:val="0084288D"/>
    <w:rsid w:val="00842936"/>
    <w:rsid w:val="00843E3E"/>
    <w:rsid w:val="00844572"/>
    <w:rsid w:val="00844AA2"/>
    <w:rsid w:val="00844B6A"/>
    <w:rsid w:val="00844E64"/>
    <w:rsid w:val="008462D5"/>
    <w:rsid w:val="00847121"/>
    <w:rsid w:val="008473E4"/>
    <w:rsid w:val="00847B8B"/>
    <w:rsid w:val="00847D2D"/>
    <w:rsid w:val="00850345"/>
    <w:rsid w:val="00850752"/>
    <w:rsid w:val="00851638"/>
    <w:rsid w:val="00851C15"/>
    <w:rsid w:val="0085210B"/>
    <w:rsid w:val="00852FEA"/>
    <w:rsid w:val="00854067"/>
    <w:rsid w:val="00854F7A"/>
    <w:rsid w:val="008554F7"/>
    <w:rsid w:val="00856E0B"/>
    <w:rsid w:val="0085718A"/>
    <w:rsid w:val="0085737A"/>
    <w:rsid w:val="008604A4"/>
    <w:rsid w:val="00860D94"/>
    <w:rsid w:val="0086133A"/>
    <w:rsid w:val="008619C3"/>
    <w:rsid w:val="00862ACF"/>
    <w:rsid w:val="00862E3A"/>
    <w:rsid w:val="00862E4F"/>
    <w:rsid w:val="00863830"/>
    <w:rsid w:val="00863ACB"/>
    <w:rsid w:val="00864598"/>
    <w:rsid w:val="00865E38"/>
    <w:rsid w:val="00866C04"/>
    <w:rsid w:val="00867EC3"/>
    <w:rsid w:val="008700FD"/>
    <w:rsid w:val="00870929"/>
    <w:rsid w:val="008712C7"/>
    <w:rsid w:val="00871FAC"/>
    <w:rsid w:val="00871FDB"/>
    <w:rsid w:val="00872C5A"/>
    <w:rsid w:val="008732EA"/>
    <w:rsid w:val="008737B7"/>
    <w:rsid w:val="008738C8"/>
    <w:rsid w:val="00874074"/>
    <w:rsid w:val="008750A6"/>
    <w:rsid w:val="0087568B"/>
    <w:rsid w:val="0087568E"/>
    <w:rsid w:val="00876425"/>
    <w:rsid w:val="008768BE"/>
    <w:rsid w:val="00876925"/>
    <w:rsid w:val="00876996"/>
    <w:rsid w:val="00877410"/>
    <w:rsid w:val="00880C0F"/>
    <w:rsid w:val="00880D1A"/>
    <w:rsid w:val="00880F1C"/>
    <w:rsid w:val="008814A0"/>
    <w:rsid w:val="00881566"/>
    <w:rsid w:val="00881799"/>
    <w:rsid w:val="008828B8"/>
    <w:rsid w:val="00883BBF"/>
    <w:rsid w:val="008840CA"/>
    <w:rsid w:val="00884833"/>
    <w:rsid w:val="00884960"/>
    <w:rsid w:val="0088522A"/>
    <w:rsid w:val="00886502"/>
    <w:rsid w:val="008866CD"/>
    <w:rsid w:val="00886CEA"/>
    <w:rsid w:val="008871BF"/>
    <w:rsid w:val="00887336"/>
    <w:rsid w:val="0088769F"/>
    <w:rsid w:val="00887D0B"/>
    <w:rsid w:val="00887D84"/>
    <w:rsid w:val="00890588"/>
    <w:rsid w:val="00891509"/>
    <w:rsid w:val="00891DB0"/>
    <w:rsid w:val="0089218A"/>
    <w:rsid w:val="00892814"/>
    <w:rsid w:val="00892E08"/>
    <w:rsid w:val="00893556"/>
    <w:rsid w:val="00894479"/>
    <w:rsid w:val="00895D45"/>
    <w:rsid w:val="00896115"/>
    <w:rsid w:val="0089653E"/>
    <w:rsid w:val="00896885"/>
    <w:rsid w:val="008975A6"/>
    <w:rsid w:val="008A0338"/>
    <w:rsid w:val="008A0DFC"/>
    <w:rsid w:val="008A16A5"/>
    <w:rsid w:val="008A1CE8"/>
    <w:rsid w:val="008A221A"/>
    <w:rsid w:val="008A28D6"/>
    <w:rsid w:val="008A2B61"/>
    <w:rsid w:val="008A2EC9"/>
    <w:rsid w:val="008A368A"/>
    <w:rsid w:val="008A46AD"/>
    <w:rsid w:val="008A4D97"/>
    <w:rsid w:val="008A5279"/>
    <w:rsid w:val="008A538A"/>
    <w:rsid w:val="008A6140"/>
    <w:rsid w:val="008A671E"/>
    <w:rsid w:val="008A72F7"/>
    <w:rsid w:val="008A7C0C"/>
    <w:rsid w:val="008A7EC4"/>
    <w:rsid w:val="008B0134"/>
    <w:rsid w:val="008B0859"/>
    <w:rsid w:val="008B0A1D"/>
    <w:rsid w:val="008B0F14"/>
    <w:rsid w:val="008B2198"/>
    <w:rsid w:val="008B246D"/>
    <w:rsid w:val="008B2C2C"/>
    <w:rsid w:val="008B3689"/>
    <w:rsid w:val="008B3E7C"/>
    <w:rsid w:val="008B4A30"/>
    <w:rsid w:val="008B4E0E"/>
    <w:rsid w:val="008B5FD0"/>
    <w:rsid w:val="008B6A94"/>
    <w:rsid w:val="008B7395"/>
    <w:rsid w:val="008B73C4"/>
    <w:rsid w:val="008C012F"/>
    <w:rsid w:val="008C01E8"/>
    <w:rsid w:val="008C109D"/>
    <w:rsid w:val="008C2513"/>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E26"/>
    <w:rsid w:val="008E306F"/>
    <w:rsid w:val="008E31F4"/>
    <w:rsid w:val="008E4093"/>
    <w:rsid w:val="008E4949"/>
    <w:rsid w:val="008E552A"/>
    <w:rsid w:val="008E5EFA"/>
    <w:rsid w:val="008E5FB4"/>
    <w:rsid w:val="008E74F6"/>
    <w:rsid w:val="008F07CE"/>
    <w:rsid w:val="008F1796"/>
    <w:rsid w:val="008F3BAF"/>
    <w:rsid w:val="008F60A0"/>
    <w:rsid w:val="008F661B"/>
    <w:rsid w:val="00900A45"/>
    <w:rsid w:val="00900F7D"/>
    <w:rsid w:val="0090184E"/>
    <w:rsid w:val="00902B3F"/>
    <w:rsid w:val="009035C2"/>
    <w:rsid w:val="0090396A"/>
    <w:rsid w:val="009041AF"/>
    <w:rsid w:val="00904332"/>
    <w:rsid w:val="00905EDF"/>
    <w:rsid w:val="009075F0"/>
    <w:rsid w:val="009112E9"/>
    <w:rsid w:val="00911976"/>
    <w:rsid w:val="009124B6"/>
    <w:rsid w:val="00913215"/>
    <w:rsid w:val="009139B7"/>
    <w:rsid w:val="00913E68"/>
    <w:rsid w:val="00914487"/>
    <w:rsid w:val="009152C5"/>
    <w:rsid w:val="009153F7"/>
    <w:rsid w:val="0091571E"/>
    <w:rsid w:val="00915912"/>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64B4"/>
    <w:rsid w:val="009271F8"/>
    <w:rsid w:val="00927479"/>
    <w:rsid w:val="00930FFA"/>
    <w:rsid w:val="00931809"/>
    <w:rsid w:val="00931F54"/>
    <w:rsid w:val="00932DDA"/>
    <w:rsid w:val="00933986"/>
    <w:rsid w:val="00933B45"/>
    <w:rsid w:val="00933C03"/>
    <w:rsid w:val="009341DB"/>
    <w:rsid w:val="00934B28"/>
    <w:rsid w:val="00935435"/>
    <w:rsid w:val="009354DC"/>
    <w:rsid w:val="009360DF"/>
    <w:rsid w:val="009365F5"/>
    <w:rsid w:val="0094195F"/>
    <w:rsid w:val="00941A0C"/>
    <w:rsid w:val="00941A17"/>
    <w:rsid w:val="00941E50"/>
    <w:rsid w:val="00942E89"/>
    <w:rsid w:val="00942EB1"/>
    <w:rsid w:val="009436A9"/>
    <w:rsid w:val="00943EAD"/>
    <w:rsid w:val="00944F79"/>
    <w:rsid w:val="009451F5"/>
    <w:rsid w:val="009458F0"/>
    <w:rsid w:val="00945D1F"/>
    <w:rsid w:val="009465F0"/>
    <w:rsid w:val="009470BF"/>
    <w:rsid w:val="00952286"/>
    <w:rsid w:val="009529CE"/>
    <w:rsid w:val="00952AC9"/>
    <w:rsid w:val="00952BD0"/>
    <w:rsid w:val="00953108"/>
    <w:rsid w:val="009534B7"/>
    <w:rsid w:val="009534C4"/>
    <w:rsid w:val="00954DF6"/>
    <w:rsid w:val="009551B3"/>
    <w:rsid w:val="0095557F"/>
    <w:rsid w:val="00955A98"/>
    <w:rsid w:val="00955D73"/>
    <w:rsid w:val="00955FF4"/>
    <w:rsid w:val="009574E7"/>
    <w:rsid w:val="00957D89"/>
    <w:rsid w:val="0096048C"/>
    <w:rsid w:val="00960B26"/>
    <w:rsid w:val="00961266"/>
    <w:rsid w:val="009612B7"/>
    <w:rsid w:val="00961572"/>
    <w:rsid w:val="00963A9F"/>
    <w:rsid w:val="00963D89"/>
    <w:rsid w:val="00964B94"/>
    <w:rsid w:val="00965FD6"/>
    <w:rsid w:val="00967138"/>
    <w:rsid w:val="00967E30"/>
    <w:rsid w:val="00970456"/>
    <w:rsid w:val="00970E5B"/>
    <w:rsid w:val="00970F70"/>
    <w:rsid w:val="0097224D"/>
    <w:rsid w:val="009724D5"/>
    <w:rsid w:val="0097399E"/>
    <w:rsid w:val="00973A48"/>
    <w:rsid w:val="00973D59"/>
    <w:rsid w:val="00974706"/>
    <w:rsid w:val="009747BC"/>
    <w:rsid w:val="00974B1A"/>
    <w:rsid w:val="00975AFE"/>
    <w:rsid w:val="009766DA"/>
    <w:rsid w:val="00977345"/>
    <w:rsid w:val="00980355"/>
    <w:rsid w:val="00980CE5"/>
    <w:rsid w:val="00981933"/>
    <w:rsid w:val="009823CC"/>
    <w:rsid w:val="00982859"/>
    <w:rsid w:val="0098528C"/>
    <w:rsid w:val="00985BAF"/>
    <w:rsid w:val="0098636F"/>
    <w:rsid w:val="00986E7A"/>
    <w:rsid w:val="00987037"/>
    <w:rsid w:val="00987297"/>
    <w:rsid w:val="009874FC"/>
    <w:rsid w:val="00987915"/>
    <w:rsid w:val="00987B58"/>
    <w:rsid w:val="00987DD2"/>
    <w:rsid w:val="00990112"/>
    <w:rsid w:val="00990CE0"/>
    <w:rsid w:val="00991381"/>
    <w:rsid w:val="00991BE9"/>
    <w:rsid w:val="009925B1"/>
    <w:rsid w:val="00992BB3"/>
    <w:rsid w:val="00992EB0"/>
    <w:rsid w:val="00992EB8"/>
    <w:rsid w:val="00993347"/>
    <w:rsid w:val="00995A5E"/>
    <w:rsid w:val="0099671E"/>
    <w:rsid w:val="00996A1E"/>
    <w:rsid w:val="00996DA8"/>
    <w:rsid w:val="00997553"/>
    <w:rsid w:val="009A0211"/>
    <w:rsid w:val="009A0FB1"/>
    <w:rsid w:val="009A1C91"/>
    <w:rsid w:val="009A1E12"/>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C00AA"/>
    <w:rsid w:val="009C0264"/>
    <w:rsid w:val="009C048B"/>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313D"/>
    <w:rsid w:val="009E377C"/>
    <w:rsid w:val="009E432F"/>
    <w:rsid w:val="009E4649"/>
    <w:rsid w:val="009E4DC1"/>
    <w:rsid w:val="009E4E20"/>
    <w:rsid w:val="009E5355"/>
    <w:rsid w:val="009E7C95"/>
    <w:rsid w:val="009F2228"/>
    <w:rsid w:val="009F42AE"/>
    <w:rsid w:val="009F47BE"/>
    <w:rsid w:val="009F48D7"/>
    <w:rsid w:val="009F5DE6"/>
    <w:rsid w:val="009F6655"/>
    <w:rsid w:val="009F673A"/>
    <w:rsid w:val="00A0252D"/>
    <w:rsid w:val="00A02791"/>
    <w:rsid w:val="00A038A8"/>
    <w:rsid w:val="00A03BE6"/>
    <w:rsid w:val="00A03CDE"/>
    <w:rsid w:val="00A03E82"/>
    <w:rsid w:val="00A0425A"/>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6048"/>
    <w:rsid w:val="00A16335"/>
    <w:rsid w:val="00A17FE5"/>
    <w:rsid w:val="00A200C0"/>
    <w:rsid w:val="00A200F8"/>
    <w:rsid w:val="00A21CA7"/>
    <w:rsid w:val="00A23590"/>
    <w:rsid w:val="00A23612"/>
    <w:rsid w:val="00A23827"/>
    <w:rsid w:val="00A240AB"/>
    <w:rsid w:val="00A24918"/>
    <w:rsid w:val="00A24C25"/>
    <w:rsid w:val="00A24C36"/>
    <w:rsid w:val="00A2546C"/>
    <w:rsid w:val="00A26746"/>
    <w:rsid w:val="00A26A7E"/>
    <w:rsid w:val="00A26C8E"/>
    <w:rsid w:val="00A26FA8"/>
    <w:rsid w:val="00A27059"/>
    <w:rsid w:val="00A273F5"/>
    <w:rsid w:val="00A309DE"/>
    <w:rsid w:val="00A30BA0"/>
    <w:rsid w:val="00A30CE6"/>
    <w:rsid w:val="00A31F5C"/>
    <w:rsid w:val="00A31FB9"/>
    <w:rsid w:val="00A321E4"/>
    <w:rsid w:val="00A33C09"/>
    <w:rsid w:val="00A34395"/>
    <w:rsid w:val="00A34B2B"/>
    <w:rsid w:val="00A34DEB"/>
    <w:rsid w:val="00A350DE"/>
    <w:rsid w:val="00A35EF7"/>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50CD"/>
    <w:rsid w:val="00A45255"/>
    <w:rsid w:val="00A45517"/>
    <w:rsid w:val="00A459F0"/>
    <w:rsid w:val="00A460C7"/>
    <w:rsid w:val="00A465C7"/>
    <w:rsid w:val="00A46B0F"/>
    <w:rsid w:val="00A4746C"/>
    <w:rsid w:val="00A47F99"/>
    <w:rsid w:val="00A5069E"/>
    <w:rsid w:val="00A50894"/>
    <w:rsid w:val="00A52F25"/>
    <w:rsid w:val="00A53913"/>
    <w:rsid w:val="00A53DD1"/>
    <w:rsid w:val="00A55147"/>
    <w:rsid w:val="00A557EF"/>
    <w:rsid w:val="00A55AA8"/>
    <w:rsid w:val="00A569CD"/>
    <w:rsid w:val="00A57010"/>
    <w:rsid w:val="00A573F8"/>
    <w:rsid w:val="00A57D09"/>
    <w:rsid w:val="00A57E63"/>
    <w:rsid w:val="00A57FF4"/>
    <w:rsid w:val="00A6003C"/>
    <w:rsid w:val="00A60293"/>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921"/>
    <w:rsid w:val="00A932CA"/>
    <w:rsid w:val="00A93A8D"/>
    <w:rsid w:val="00A943DA"/>
    <w:rsid w:val="00A94561"/>
    <w:rsid w:val="00A946D3"/>
    <w:rsid w:val="00A94C6C"/>
    <w:rsid w:val="00A95DD1"/>
    <w:rsid w:val="00A96044"/>
    <w:rsid w:val="00A961F5"/>
    <w:rsid w:val="00A96E9E"/>
    <w:rsid w:val="00A96EB4"/>
    <w:rsid w:val="00AA0439"/>
    <w:rsid w:val="00AA088E"/>
    <w:rsid w:val="00AA0E8C"/>
    <w:rsid w:val="00AA22AE"/>
    <w:rsid w:val="00AA26B1"/>
    <w:rsid w:val="00AA340F"/>
    <w:rsid w:val="00AA3510"/>
    <w:rsid w:val="00AA425B"/>
    <w:rsid w:val="00AA42F1"/>
    <w:rsid w:val="00AA4407"/>
    <w:rsid w:val="00AA46F0"/>
    <w:rsid w:val="00AA5346"/>
    <w:rsid w:val="00AA572B"/>
    <w:rsid w:val="00AA5D21"/>
    <w:rsid w:val="00AA5E8E"/>
    <w:rsid w:val="00AA5EBF"/>
    <w:rsid w:val="00AA5FBB"/>
    <w:rsid w:val="00AA67DA"/>
    <w:rsid w:val="00AB02EA"/>
    <w:rsid w:val="00AB0A3C"/>
    <w:rsid w:val="00AB0AA6"/>
    <w:rsid w:val="00AB1AE8"/>
    <w:rsid w:val="00AB2420"/>
    <w:rsid w:val="00AB2930"/>
    <w:rsid w:val="00AB350F"/>
    <w:rsid w:val="00AB390F"/>
    <w:rsid w:val="00AB3ADC"/>
    <w:rsid w:val="00AB5D65"/>
    <w:rsid w:val="00AB7708"/>
    <w:rsid w:val="00AC0B8D"/>
    <w:rsid w:val="00AC0EA9"/>
    <w:rsid w:val="00AC1380"/>
    <w:rsid w:val="00AC18BC"/>
    <w:rsid w:val="00AC24F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2770"/>
    <w:rsid w:val="00AF2A18"/>
    <w:rsid w:val="00AF30A8"/>
    <w:rsid w:val="00AF3BEE"/>
    <w:rsid w:val="00AF4D38"/>
    <w:rsid w:val="00AF4E1B"/>
    <w:rsid w:val="00AF4F61"/>
    <w:rsid w:val="00AF5999"/>
    <w:rsid w:val="00AF5B82"/>
    <w:rsid w:val="00AF5F78"/>
    <w:rsid w:val="00AF6B99"/>
    <w:rsid w:val="00B008A3"/>
    <w:rsid w:val="00B015CD"/>
    <w:rsid w:val="00B01EA1"/>
    <w:rsid w:val="00B02298"/>
    <w:rsid w:val="00B025E0"/>
    <w:rsid w:val="00B02F9A"/>
    <w:rsid w:val="00B03E6B"/>
    <w:rsid w:val="00B053D9"/>
    <w:rsid w:val="00B06574"/>
    <w:rsid w:val="00B07747"/>
    <w:rsid w:val="00B07A1A"/>
    <w:rsid w:val="00B1039C"/>
    <w:rsid w:val="00B111E8"/>
    <w:rsid w:val="00B11A59"/>
    <w:rsid w:val="00B11B7D"/>
    <w:rsid w:val="00B127DF"/>
    <w:rsid w:val="00B12C53"/>
    <w:rsid w:val="00B138A8"/>
    <w:rsid w:val="00B146DE"/>
    <w:rsid w:val="00B153F6"/>
    <w:rsid w:val="00B15523"/>
    <w:rsid w:val="00B17428"/>
    <w:rsid w:val="00B174CB"/>
    <w:rsid w:val="00B20539"/>
    <w:rsid w:val="00B208AD"/>
    <w:rsid w:val="00B216F4"/>
    <w:rsid w:val="00B2225D"/>
    <w:rsid w:val="00B22552"/>
    <w:rsid w:val="00B22880"/>
    <w:rsid w:val="00B22A2F"/>
    <w:rsid w:val="00B22ED5"/>
    <w:rsid w:val="00B23987"/>
    <w:rsid w:val="00B24A8F"/>
    <w:rsid w:val="00B25942"/>
    <w:rsid w:val="00B260C1"/>
    <w:rsid w:val="00B2655B"/>
    <w:rsid w:val="00B26A07"/>
    <w:rsid w:val="00B27A4F"/>
    <w:rsid w:val="00B27AE9"/>
    <w:rsid w:val="00B306AE"/>
    <w:rsid w:val="00B307AF"/>
    <w:rsid w:val="00B314A8"/>
    <w:rsid w:val="00B31665"/>
    <w:rsid w:val="00B328B4"/>
    <w:rsid w:val="00B32EE9"/>
    <w:rsid w:val="00B33B2E"/>
    <w:rsid w:val="00B33FAF"/>
    <w:rsid w:val="00B34B3B"/>
    <w:rsid w:val="00B35E63"/>
    <w:rsid w:val="00B37333"/>
    <w:rsid w:val="00B40B2D"/>
    <w:rsid w:val="00B4183C"/>
    <w:rsid w:val="00B41DEB"/>
    <w:rsid w:val="00B42045"/>
    <w:rsid w:val="00B429CA"/>
    <w:rsid w:val="00B43807"/>
    <w:rsid w:val="00B43BFE"/>
    <w:rsid w:val="00B44DDC"/>
    <w:rsid w:val="00B45F67"/>
    <w:rsid w:val="00B45F6B"/>
    <w:rsid w:val="00B461F3"/>
    <w:rsid w:val="00B462EE"/>
    <w:rsid w:val="00B46A37"/>
    <w:rsid w:val="00B46E50"/>
    <w:rsid w:val="00B473C6"/>
    <w:rsid w:val="00B4772B"/>
    <w:rsid w:val="00B47B50"/>
    <w:rsid w:val="00B50752"/>
    <w:rsid w:val="00B51F99"/>
    <w:rsid w:val="00B523DA"/>
    <w:rsid w:val="00B52C67"/>
    <w:rsid w:val="00B541E7"/>
    <w:rsid w:val="00B55B8C"/>
    <w:rsid w:val="00B55DDF"/>
    <w:rsid w:val="00B55F36"/>
    <w:rsid w:val="00B55F53"/>
    <w:rsid w:val="00B56E45"/>
    <w:rsid w:val="00B5732E"/>
    <w:rsid w:val="00B6090A"/>
    <w:rsid w:val="00B60C34"/>
    <w:rsid w:val="00B61188"/>
    <w:rsid w:val="00B61456"/>
    <w:rsid w:val="00B616D2"/>
    <w:rsid w:val="00B61EA2"/>
    <w:rsid w:val="00B63902"/>
    <w:rsid w:val="00B63E88"/>
    <w:rsid w:val="00B65717"/>
    <w:rsid w:val="00B65A4A"/>
    <w:rsid w:val="00B65F2A"/>
    <w:rsid w:val="00B660A9"/>
    <w:rsid w:val="00B665F4"/>
    <w:rsid w:val="00B66CC4"/>
    <w:rsid w:val="00B67658"/>
    <w:rsid w:val="00B702E1"/>
    <w:rsid w:val="00B70495"/>
    <w:rsid w:val="00B704E5"/>
    <w:rsid w:val="00B70E1C"/>
    <w:rsid w:val="00B713D1"/>
    <w:rsid w:val="00B71635"/>
    <w:rsid w:val="00B71A08"/>
    <w:rsid w:val="00B7208F"/>
    <w:rsid w:val="00B721D5"/>
    <w:rsid w:val="00B72692"/>
    <w:rsid w:val="00B72C52"/>
    <w:rsid w:val="00B7316A"/>
    <w:rsid w:val="00B73527"/>
    <w:rsid w:val="00B74569"/>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6E0"/>
    <w:rsid w:val="00B81769"/>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2AE2"/>
    <w:rsid w:val="00BA3273"/>
    <w:rsid w:val="00BA39CA"/>
    <w:rsid w:val="00BA484D"/>
    <w:rsid w:val="00BA4CC1"/>
    <w:rsid w:val="00BA6318"/>
    <w:rsid w:val="00BA6425"/>
    <w:rsid w:val="00BA64AD"/>
    <w:rsid w:val="00BA66D7"/>
    <w:rsid w:val="00BA73A8"/>
    <w:rsid w:val="00BB0763"/>
    <w:rsid w:val="00BB0C09"/>
    <w:rsid w:val="00BB1720"/>
    <w:rsid w:val="00BB1D85"/>
    <w:rsid w:val="00BB2133"/>
    <w:rsid w:val="00BB2D6A"/>
    <w:rsid w:val="00BB359C"/>
    <w:rsid w:val="00BB403A"/>
    <w:rsid w:val="00BB48EC"/>
    <w:rsid w:val="00BB5FED"/>
    <w:rsid w:val="00BB6BCA"/>
    <w:rsid w:val="00BB7848"/>
    <w:rsid w:val="00BB7C61"/>
    <w:rsid w:val="00BC0598"/>
    <w:rsid w:val="00BC05A3"/>
    <w:rsid w:val="00BC06C6"/>
    <w:rsid w:val="00BC0ED4"/>
    <w:rsid w:val="00BC19E6"/>
    <w:rsid w:val="00BC19F0"/>
    <w:rsid w:val="00BC1AFD"/>
    <w:rsid w:val="00BC1B19"/>
    <w:rsid w:val="00BC271B"/>
    <w:rsid w:val="00BC2855"/>
    <w:rsid w:val="00BC3114"/>
    <w:rsid w:val="00BC368B"/>
    <w:rsid w:val="00BC4C15"/>
    <w:rsid w:val="00BC5915"/>
    <w:rsid w:val="00BC614A"/>
    <w:rsid w:val="00BC7734"/>
    <w:rsid w:val="00BD2015"/>
    <w:rsid w:val="00BD201E"/>
    <w:rsid w:val="00BD20C3"/>
    <w:rsid w:val="00BD40E1"/>
    <w:rsid w:val="00BD46AF"/>
    <w:rsid w:val="00BD474E"/>
    <w:rsid w:val="00BD5756"/>
    <w:rsid w:val="00BD5A01"/>
    <w:rsid w:val="00BD6520"/>
    <w:rsid w:val="00BD72AA"/>
    <w:rsid w:val="00BD74DF"/>
    <w:rsid w:val="00BD7BB4"/>
    <w:rsid w:val="00BE080B"/>
    <w:rsid w:val="00BE0A2A"/>
    <w:rsid w:val="00BE0A6C"/>
    <w:rsid w:val="00BE1F0A"/>
    <w:rsid w:val="00BE22BD"/>
    <w:rsid w:val="00BE2A5C"/>
    <w:rsid w:val="00BE46AF"/>
    <w:rsid w:val="00BE4EFB"/>
    <w:rsid w:val="00BE5625"/>
    <w:rsid w:val="00BE563E"/>
    <w:rsid w:val="00BE5942"/>
    <w:rsid w:val="00BE5C4B"/>
    <w:rsid w:val="00BE5F12"/>
    <w:rsid w:val="00BE60FA"/>
    <w:rsid w:val="00BE63CD"/>
    <w:rsid w:val="00BE660F"/>
    <w:rsid w:val="00BE67EE"/>
    <w:rsid w:val="00BE7241"/>
    <w:rsid w:val="00BE768D"/>
    <w:rsid w:val="00BE7EF6"/>
    <w:rsid w:val="00BF004C"/>
    <w:rsid w:val="00BF0070"/>
    <w:rsid w:val="00BF0185"/>
    <w:rsid w:val="00BF0630"/>
    <w:rsid w:val="00BF0865"/>
    <w:rsid w:val="00BF0D24"/>
    <w:rsid w:val="00BF1B62"/>
    <w:rsid w:val="00BF1F53"/>
    <w:rsid w:val="00BF2416"/>
    <w:rsid w:val="00BF24DC"/>
    <w:rsid w:val="00BF2F96"/>
    <w:rsid w:val="00BF3D69"/>
    <w:rsid w:val="00BF3F69"/>
    <w:rsid w:val="00BF4904"/>
    <w:rsid w:val="00BF49BC"/>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2EB"/>
    <w:rsid w:val="00C1133E"/>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FBC"/>
    <w:rsid w:val="00C232FF"/>
    <w:rsid w:val="00C23D63"/>
    <w:rsid w:val="00C248A7"/>
    <w:rsid w:val="00C25C55"/>
    <w:rsid w:val="00C25D27"/>
    <w:rsid w:val="00C261B6"/>
    <w:rsid w:val="00C26427"/>
    <w:rsid w:val="00C266C7"/>
    <w:rsid w:val="00C27916"/>
    <w:rsid w:val="00C27B73"/>
    <w:rsid w:val="00C300E4"/>
    <w:rsid w:val="00C30CB1"/>
    <w:rsid w:val="00C3100C"/>
    <w:rsid w:val="00C34924"/>
    <w:rsid w:val="00C34C48"/>
    <w:rsid w:val="00C366A3"/>
    <w:rsid w:val="00C369D3"/>
    <w:rsid w:val="00C36D74"/>
    <w:rsid w:val="00C37CAD"/>
    <w:rsid w:val="00C37D29"/>
    <w:rsid w:val="00C402C0"/>
    <w:rsid w:val="00C4162B"/>
    <w:rsid w:val="00C4249E"/>
    <w:rsid w:val="00C43246"/>
    <w:rsid w:val="00C43D45"/>
    <w:rsid w:val="00C4457B"/>
    <w:rsid w:val="00C44735"/>
    <w:rsid w:val="00C467F4"/>
    <w:rsid w:val="00C46839"/>
    <w:rsid w:val="00C474E9"/>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963"/>
    <w:rsid w:val="00C62F07"/>
    <w:rsid w:val="00C6358F"/>
    <w:rsid w:val="00C637A5"/>
    <w:rsid w:val="00C63BD7"/>
    <w:rsid w:val="00C65384"/>
    <w:rsid w:val="00C67916"/>
    <w:rsid w:val="00C7057F"/>
    <w:rsid w:val="00C70E9D"/>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CBA"/>
    <w:rsid w:val="00C864E3"/>
    <w:rsid w:val="00C86DB0"/>
    <w:rsid w:val="00C87C29"/>
    <w:rsid w:val="00C87C6F"/>
    <w:rsid w:val="00C87E6D"/>
    <w:rsid w:val="00C90448"/>
    <w:rsid w:val="00C90502"/>
    <w:rsid w:val="00C905EE"/>
    <w:rsid w:val="00C90E78"/>
    <w:rsid w:val="00C917B3"/>
    <w:rsid w:val="00C9202E"/>
    <w:rsid w:val="00C920B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683F"/>
    <w:rsid w:val="00CA7294"/>
    <w:rsid w:val="00CB08D7"/>
    <w:rsid w:val="00CB0A33"/>
    <w:rsid w:val="00CB0D2A"/>
    <w:rsid w:val="00CB1130"/>
    <w:rsid w:val="00CB1AD6"/>
    <w:rsid w:val="00CB1F8C"/>
    <w:rsid w:val="00CB20FC"/>
    <w:rsid w:val="00CB2DB6"/>
    <w:rsid w:val="00CB394A"/>
    <w:rsid w:val="00CB5083"/>
    <w:rsid w:val="00CB519E"/>
    <w:rsid w:val="00CB52FC"/>
    <w:rsid w:val="00CB6813"/>
    <w:rsid w:val="00CB6FCE"/>
    <w:rsid w:val="00CB7283"/>
    <w:rsid w:val="00CB781A"/>
    <w:rsid w:val="00CC0639"/>
    <w:rsid w:val="00CC09E3"/>
    <w:rsid w:val="00CC0B3F"/>
    <w:rsid w:val="00CC0D0A"/>
    <w:rsid w:val="00CC1077"/>
    <w:rsid w:val="00CC2D8F"/>
    <w:rsid w:val="00CC2EBA"/>
    <w:rsid w:val="00CC3171"/>
    <w:rsid w:val="00CC32E4"/>
    <w:rsid w:val="00CC39E9"/>
    <w:rsid w:val="00CC3DAA"/>
    <w:rsid w:val="00CC4C8E"/>
    <w:rsid w:val="00CC5741"/>
    <w:rsid w:val="00CC5827"/>
    <w:rsid w:val="00CC68BE"/>
    <w:rsid w:val="00CC6948"/>
    <w:rsid w:val="00CD0F5A"/>
    <w:rsid w:val="00CD159F"/>
    <w:rsid w:val="00CD1855"/>
    <w:rsid w:val="00CD1ED4"/>
    <w:rsid w:val="00CD203C"/>
    <w:rsid w:val="00CD2059"/>
    <w:rsid w:val="00CD21D1"/>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2006"/>
    <w:rsid w:val="00CF205D"/>
    <w:rsid w:val="00CF2DFA"/>
    <w:rsid w:val="00CF3947"/>
    <w:rsid w:val="00CF3B7B"/>
    <w:rsid w:val="00CF3EA1"/>
    <w:rsid w:val="00CF409A"/>
    <w:rsid w:val="00CF44BC"/>
    <w:rsid w:val="00CF4CBF"/>
    <w:rsid w:val="00CF4E84"/>
    <w:rsid w:val="00CF4EAE"/>
    <w:rsid w:val="00CF5141"/>
    <w:rsid w:val="00CF659B"/>
    <w:rsid w:val="00CF6C38"/>
    <w:rsid w:val="00D00982"/>
    <w:rsid w:val="00D00AE0"/>
    <w:rsid w:val="00D010BD"/>
    <w:rsid w:val="00D01907"/>
    <w:rsid w:val="00D0266F"/>
    <w:rsid w:val="00D0315A"/>
    <w:rsid w:val="00D03A55"/>
    <w:rsid w:val="00D03D92"/>
    <w:rsid w:val="00D042B0"/>
    <w:rsid w:val="00D042F2"/>
    <w:rsid w:val="00D05904"/>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BB8"/>
    <w:rsid w:val="00D363F3"/>
    <w:rsid w:val="00D367E5"/>
    <w:rsid w:val="00D3710D"/>
    <w:rsid w:val="00D37296"/>
    <w:rsid w:val="00D37F97"/>
    <w:rsid w:val="00D40295"/>
    <w:rsid w:val="00D42209"/>
    <w:rsid w:val="00D422EB"/>
    <w:rsid w:val="00D424C6"/>
    <w:rsid w:val="00D43022"/>
    <w:rsid w:val="00D43E1F"/>
    <w:rsid w:val="00D44041"/>
    <w:rsid w:val="00D4580C"/>
    <w:rsid w:val="00D501C3"/>
    <w:rsid w:val="00D51289"/>
    <w:rsid w:val="00D522DB"/>
    <w:rsid w:val="00D52E42"/>
    <w:rsid w:val="00D53B89"/>
    <w:rsid w:val="00D53CE1"/>
    <w:rsid w:val="00D53F80"/>
    <w:rsid w:val="00D54525"/>
    <w:rsid w:val="00D5519D"/>
    <w:rsid w:val="00D5585D"/>
    <w:rsid w:val="00D56876"/>
    <w:rsid w:val="00D56DFA"/>
    <w:rsid w:val="00D57AB8"/>
    <w:rsid w:val="00D57AEC"/>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928"/>
    <w:rsid w:val="00D72CBC"/>
    <w:rsid w:val="00D72CC0"/>
    <w:rsid w:val="00D72F0E"/>
    <w:rsid w:val="00D735A8"/>
    <w:rsid w:val="00D73F5C"/>
    <w:rsid w:val="00D74734"/>
    <w:rsid w:val="00D74C3B"/>
    <w:rsid w:val="00D75B68"/>
    <w:rsid w:val="00D75C99"/>
    <w:rsid w:val="00D765EC"/>
    <w:rsid w:val="00D77B0F"/>
    <w:rsid w:val="00D77EA0"/>
    <w:rsid w:val="00D802C3"/>
    <w:rsid w:val="00D803EE"/>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3FD5"/>
    <w:rsid w:val="00DA4807"/>
    <w:rsid w:val="00DA4BE7"/>
    <w:rsid w:val="00DA4EB8"/>
    <w:rsid w:val="00DA56BB"/>
    <w:rsid w:val="00DA598C"/>
    <w:rsid w:val="00DA5F6F"/>
    <w:rsid w:val="00DA62DA"/>
    <w:rsid w:val="00DA6961"/>
    <w:rsid w:val="00DA79C7"/>
    <w:rsid w:val="00DB1462"/>
    <w:rsid w:val="00DB28D0"/>
    <w:rsid w:val="00DB2F18"/>
    <w:rsid w:val="00DB312F"/>
    <w:rsid w:val="00DB3F63"/>
    <w:rsid w:val="00DB4601"/>
    <w:rsid w:val="00DB5CF0"/>
    <w:rsid w:val="00DB606B"/>
    <w:rsid w:val="00DB6A08"/>
    <w:rsid w:val="00DB6CE4"/>
    <w:rsid w:val="00DB7368"/>
    <w:rsid w:val="00DB7D53"/>
    <w:rsid w:val="00DC0236"/>
    <w:rsid w:val="00DC0578"/>
    <w:rsid w:val="00DC262C"/>
    <w:rsid w:val="00DC423F"/>
    <w:rsid w:val="00DC44DF"/>
    <w:rsid w:val="00DC4D7D"/>
    <w:rsid w:val="00DC53CE"/>
    <w:rsid w:val="00DC565D"/>
    <w:rsid w:val="00DC5A5A"/>
    <w:rsid w:val="00DC5DC8"/>
    <w:rsid w:val="00DC5F6A"/>
    <w:rsid w:val="00DC60B6"/>
    <w:rsid w:val="00DC69F6"/>
    <w:rsid w:val="00DC6E9D"/>
    <w:rsid w:val="00DD0230"/>
    <w:rsid w:val="00DD064B"/>
    <w:rsid w:val="00DD1095"/>
    <w:rsid w:val="00DD241D"/>
    <w:rsid w:val="00DD2680"/>
    <w:rsid w:val="00DD2B6A"/>
    <w:rsid w:val="00DD2D9C"/>
    <w:rsid w:val="00DD2E39"/>
    <w:rsid w:val="00DD43FF"/>
    <w:rsid w:val="00DD466C"/>
    <w:rsid w:val="00DD473C"/>
    <w:rsid w:val="00DD47CC"/>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415B"/>
    <w:rsid w:val="00DF483B"/>
    <w:rsid w:val="00DF50EF"/>
    <w:rsid w:val="00DF53B1"/>
    <w:rsid w:val="00DF5CEE"/>
    <w:rsid w:val="00DF6BF2"/>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11660"/>
    <w:rsid w:val="00E11ABF"/>
    <w:rsid w:val="00E12635"/>
    <w:rsid w:val="00E1290A"/>
    <w:rsid w:val="00E12C75"/>
    <w:rsid w:val="00E1322B"/>
    <w:rsid w:val="00E13D27"/>
    <w:rsid w:val="00E14086"/>
    <w:rsid w:val="00E1425C"/>
    <w:rsid w:val="00E1447A"/>
    <w:rsid w:val="00E15AF8"/>
    <w:rsid w:val="00E15E56"/>
    <w:rsid w:val="00E160F6"/>
    <w:rsid w:val="00E16127"/>
    <w:rsid w:val="00E163F0"/>
    <w:rsid w:val="00E16B55"/>
    <w:rsid w:val="00E16BAD"/>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999"/>
    <w:rsid w:val="00E30537"/>
    <w:rsid w:val="00E3072A"/>
    <w:rsid w:val="00E3075A"/>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B65"/>
    <w:rsid w:val="00E43F3E"/>
    <w:rsid w:val="00E446CF"/>
    <w:rsid w:val="00E4511D"/>
    <w:rsid w:val="00E477F5"/>
    <w:rsid w:val="00E50020"/>
    <w:rsid w:val="00E503DB"/>
    <w:rsid w:val="00E50A7A"/>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7C4A"/>
    <w:rsid w:val="00E6144D"/>
    <w:rsid w:val="00E61581"/>
    <w:rsid w:val="00E61AA3"/>
    <w:rsid w:val="00E62319"/>
    <w:rsid w:val="00E62521"/>
    <w:rsid w:val="00E6391F"/>
    <w:rsid w:val="00E6392E"/>
    <w:rsid w:val="00E63FB7"/>
    <w:rsid w:val="00E6438C"/>
    <w:rsid w:val="00E65F81"/>
    <w:rsid w:val="00E66597"/>
    <w:rsid w:val="00E66E9B"/>
    <w:rsid w:val="00E6738C"/>
    <w:rsid w:val="00E673AA"/>
    <w:rsid w:val="00E67FE8"/>
    <w:rsid w:val="00E701C8"/>
    <w:rsid w:val="00E703FD"/>
    <w:rsid w:val="00E70923"/>
    <w:rsid w:val="00E71007"/>
    <w:rsid w:val="00E71BC6"/>
    <w:rsid w:val="00E71D39"/>
    <w:rsid w:val="00E7214F"/>
    <w:rsid w:val="00E73037"/>
    <w:rsid w:val="00E744E8"/>
    <w:rsid w:val="00E74721"/>
    <w:rsid w:val="00E748ED"/>
    <w:rsid w:val="00E74E53"/>
    <w:rsid w:val="00E752AB"/>
    <w:rsid w:val="00E7624C"/>
    <w:rsid w:val="00E76A18"/>
    <w:rsid w:val="00E76B11"/>
    <w:rsid w:val="00E77037"/>
    <w:rsid w:val="00E77EE5"/>
    <w:rsid w:val="00E8094F"/>
    <w:rsid w:val="00E8129E"/>
    <w:rsid w:val="00E8191E"/>
    <w:rsid w:val="00E82AED"/>
    <w:rsid w:val="00E83129"/>
    <w:rsid w:val="00E83D42"/>
    <w:rsid w:val="00E8442A"/>
    <w:rsid w:val="00E84520"/>
    <w:rsid w:val="00E849F6"/>
    <w:rsid w:val="00E8563D"/>
    <w:rsid w:val="00E905DE"/>
    <w:rsid w:val="00E90DB7"/>
    <w:rsid w:val="00E915D9"/>
    <w:rsid w:val="00E917F4"/>
    <w:rsid w:val="00E91B48"/>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7074"/>
    <w:rsid w:val="00EE050B"/>
    <w:rsid w:val="00EE0B2D"/>
    <w:rsid w:val="00EE18D0"/>
    <w:rsid w:val="00EE1993"/>
    <w:rsid w:val="00EE1B47"/>
    <w:rsid w:val="00EE33FA"/>
    <w:rsid w:val="00EE404D"/>
    <w:rsid w:val="00EE48EB"/>
    <w:rsid w:val="00EE48ED"/>
    <w:rsid w:val="00EE6418"/>
    <w:rsid w:val="00EE693B"/>
    <w:rsid w:val="00EE6CBE"/>
    <w:rsid w:val="00EE6F8B"/>
    <w:rsid w:val="00EE7A8A"/>
    <w:rsid w:val="00EE7C37"/>
    <w:rsid w:val="00EF030E"/>
    <w:rsid w:val="00EF05DC"/>
    <w:rsid w:val="00EF1BD4"/>
    <w:rsid w:val="00EF2A76"/>
    <w:rsid w:val="00EF3B8B"/>
    <w:rsid w:val="00EF46CE"/>
    <w:rsid w:val="00EF4D48"/>
    <w:rsid w:val="00EF56D7"/>
    <w:rsid w:val="00EF58C0"/>
    <w:rsid w:val="00EF6A81"/>
    <w:rsid w:val="00EF6B7C"/>
    <w:rsid w:val="00EF7C52"/>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10910"/>
    <w:rsid w:val="00F109E6"/>
    <w:rsid w:val="00F10B4B"/>
    <w:rsid w:val="00F11140"/>
    <w:rsid w:val="00F114E7"/>
    <w:rsid w:val="00F12131"/>
    <w:rsid w:val="00F13DBF"/>
    <w:rsid w:val="00F1445F"/>
    <w:rsid w:val="00F14941"/>
    <w:rsid w:val="00F1495D"/>
    <w:rsid w:val="00F14CBD"/>
    <w:rsid w:val="00F14FB3"/>
    <w:rsid w:val="00F159A8"/>
    <w:rsid w:val="00F16E1E"/>
    <w:rsid w:val="00F21E7D"/>
    <w:rsid w:val="00F21FDF"/>
    <w:rsid w:val="00F227B1"/>
    <w:rsid w:val="00F22C2E"/>
    <w:rsid w:val="00F242E4"/>
    <w:rsid w:val="00F244A8"/>
    <w:rsid w:val="00F254DB"/>
    <w:rsid w:val="00F25677"/>
    <w:rsid w:val="00F256F3"/>
    <w:rsid w:val="00F25B49"/>
    <w:rsid w:val="00F25B7C"/>
    <w:rsid w:val="00F25C38"/>
    <w:rsid w:val="00F262F5"/>
    <w:rsid w:val="00F2795E"/>
    <w:rsid w:val="00F319B4"/>
    <w:rsid w:val="00F31A8A"/>
    <w:rsid w:val="00F31DE2"/>
    <w:rsid w:val="00F3355F"/>
    <w:rsid w:val="00F343B2"/>
    <w:rsid w:val="00F34A3C"/>
    <w:rsid w:val="00F34DD3"/>
    <w:rsid w:val="00F3611B"/>
    <w:rsid w:val="00F404C1"/>
    <w:rsid w:val="00F40775"/>
    <w:rsid w:val="00F40D14"/>
    <w:rsid w:val="00F410F4"/>
    <w:rsid w:val="00F415A2"/>
    <w:rsid w:val="00F421E2"/>
    <w:rsid w:val="00F43B2F"/>
    <w:rsid w:val="00F4416C"/>
    <w:rsid w:val="00F4790C"/>
    <w:rsid w:val="00F47AAF"/>
    <w:rsid w:val="00F5037D"/>
    <w:rsid w:val="00F50620"/>
    <w:rsid w:val="00F50A94"/>
    <w:rsid w:val="00F51050"/>
    <w:rsid w:val="00F511C2"/>
    <w:rsid w:val="00F51552"/>
    <w:rsid w:val="00F5213B"/>
    <w:rsid w:val="00F54791"/>
    <w:rsid w:val="00F54A0D"/>
    <w:rsid w:val="00F54B58"/>
    <w:rsid w:val="00F55A69"/>
    <w:rsid w:val="00F55CD1"/>
    <w:rsid w:val="00F56E89"/>
    <w:rsid w:val="00F57AB3"/>
    <w:rsid w:val="00F57D68"/>
    <w:rsid w:val="00F60A86"/>
    <w:rsid w:val="00F6104E"/>
    <w:rsid w:val="00F630CA"/>
    <w:rsid w:val="00F638E9"/>
    <w:rsid w:val="00F649C6"/>
    <w:rsid w:val="00F64BC8"/>
    <w:rsid w:val="00F65137"/>
    <w:rsid w:val="00F65796"/>
    <w:rsid w:val="00F65BE4"/>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12BC"/>
    <w:rsid w:val="00F81524"/>
    <w:rsid w:val="00F81B0C"/>
    <w:rsid w:val="00F81C19"/>
    <w:rsid w:val="00F82828"/>
    <w:rsid w:val="00F82ADB"/>
    <w:rsid w:val="00F82CCA"/>
    <w:rsid w:val="00F8318B"/>
    <w:rsid w:val="00F83446"/>
    <w:rsid w:val="00F83BEE"/>
    <w:rsid w:val="00F853E7"/>
    <w:rsid w:val="00F85919"/>
    <w:rsid w:val="00F85F07"/>
    <w:rsid w:val="00F86587"/>
    <w:rsid w:val="00F86FBD"/>
    <w:rsid w:val="00F87389"/>
    <w:rsid w:val="00F9010F"/>
    <w:rsid w:val="00F90193"/>
    <w:rsid w:val="00F909AD"/>
    <w:rsid w:val="00F91992"/>
    <w:rsid w:val="00F92106"/>
    <w:rsid w:val="00F92C6A"/>
    <w:rsid w:val="00F94709"/>
    <w:rsid w:val="00F94814"/>
    <w:rsid w:val="00F94D29"/>
    <w:rsid w:val="00F94FF8"/>
    <w:rsid w:val="00F950AD"/>
    <w:rsid w:val="00F956E3"/>
    <w:rsid w:val="00F95D17"/>
    <w:rsid w:val="00F9609F"/>
    <w:rsid w:val="00F97C7E"/>
    <w:rsid w:val="00F97F83"/>
    <w:rsid w:val="00FA087B"/>
    <w:rsid w:val="00FA0A48"/>
    <w:rsid w:val="00FA0BAD"/>
    <w:rsid w:val="00FA1321"/>
    <w:rsid w:val="00FA1C44"/>
    <w:rsid w:val="00FA1E43"/>
    <w:rsid w:val="00FA2433"/>
    <w:rsid w:val="00FA380D"/>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653"/>
    <w:rsid w:val="00FC06BC"/>
    <w:rsid w:val="00FC1852"/>
    <w:rsid w:val="00FC1E74"/>
    <w:rsid w:val="00FC23ED"/>
    <w:rsid w:val="00FC2862"/>
    <w:rsid w:val="00FC3E68"/>
    <w:rsid w:val="00FC43C3"/>
    <w:rsid w:val="00FC50C1"/>
    <w:rsid w:val="00FC5780"/>
    <w:rsid w:val="00FC57E5"/>
    <w:rsid w:val="00FC67A5"/>
    <w:rsid w:val="00FC6AED"/>
    <w:rsid w:val="00FC711B"/>
    <w:rsid w:val="00FD1EA2"/>
    <w:rsid w:val="00FD3045"/>
    <w:rsid w:val="00FD3475"/>
    <w:rsid w:val="00FD368D"/>
    <w:rsid w:val="00FD38E8"/>
    <w:rsid w:val="00FD3CE3"/>
    <w:rsid w:val="00FD42DC"/>
    <w:rsid w:val="00FD5E7F"/>
    <w:rsid w:val="00FD6007"/>
    <w:rsid w:val="00FD6784"/>
    <w:rsid w:val="00FD6965"/>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Change w:id="0" w:author="tang zijia" w:date="2023-09-10T18:54:00Z">
        <w:pPr>
          <w:tabs>
            <w:tab w:val="right" w:leader="dot" w:pos="8630"/>
          </w:tabs>
          <w:spacing w:before="120" w:after="120"/>
        </w:pPr>
      </w:pPrChange>
    </w:pPr>
    <w:rPr>
      <w:rFonts w:ascii="Times New Roman" w:hAnsi="Times New Roman" w:cs="Times New Roman"/>
      <w:b/>
      <w:bCs/>
      <w:caps/>
      <w:sz w:val="22"/>
      <w:szCs w:val="22"/>
      <w:lang w:eastAsia="zh-CN"/>
      <w:rPrChange w:id="0" w:author="tang zijia" w:date="2023-09-10T18:54:00Z">
        <w:rPr>
          <w:rFonts w:eastAsiaTheme="minorEastAsia"/>
          <w:b/>
          <w:bCs/>
          <w:caps/>
          <w:sz w:val="22"/>
          <w:szCs w:val="22"/>
          <w:lang w:val="en-US" w:eastAsia="zh-CN" w:bidi="ar-SA"/>
        </w:rPr>
      </w:rPrChange>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comments" Target="comment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11776</Words>
  <Characters>67127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24</cp:revision>
  <dcterms:created xsi:type="dcterms:W3CDTF">2023-09-10T09:25:00Z</dcterms:created>
  <dcterms:modified xsi:type="dcterms:W3CDTF">2023-09-10T14:28:00Z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